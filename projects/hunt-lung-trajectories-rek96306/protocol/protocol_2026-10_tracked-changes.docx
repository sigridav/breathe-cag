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1. Clinical characteristics and long-term outcomes of lung function trajectories from early adolescence to adulthood. The HUNT Lung Study.</w:t>
      </w:r>
    </w:p>
    <w:p>
      <w:pPr>
        <w:spacing w:after="120"/>
      </w:pPr>
      <w:ins w:id="1" w:author="Sigrid Anna Aalberg Vikjord" w:date="2026-10-26T09:00:00Z">
        <w:r>
          <w:rPr>
            <w:b w:val="false"/>
            <w:bCs w:val="false"/>
            <w:i/>
            <w:iCs/>
          </w:rPr>
          <w:t xml:space="preserve">Revised protocol, version October 2026 (changes since the October 2023 version are shown as tracked changes). REK project no. 96306.</w:t>
        </w:r>
      </w:ins>
    </w:p>
    <w:p>
      <w:pPr>
        <w:spacing w:after="120" w:before="240"/>
      </w:pPr>
      <w:r>
        <w:rPr>
          <w:b/>
          <w:bCs/>
          <w:sz w:val="28"/>
          <w:szCs w:val="28"/>
        </w:rPr>
        <w:t xml:space="preserve">2. Introduction</w:t>
      </w:r>
    </w:p>
    <w:p>
      <w:pPr>
        <w:spacing w:after="120"/>
      </w:pPr>
      <w:r>
        <w:t xml:space="preserve">Lung development is a vital aspect of overall lung health, commencing during fetal development and continuing into adulthood (1). Various factors can disrupt this process at different life stages (2), potentially impacting health and increasing the risk of morbidity and mortality. Suboptimal lung function development in early life is now recognized as a precursor to chronic obstructive lung disease in adulthood (3-6). However, despite substantial knowledge about the determinants of lung development, we still lack effective means to reverse or halt declining lung function and manage established diseases, as curative treatments remain elusive.</w:t>
      </w:r>
    </w:p>
    <w:p>
      <w:pPr>
        <w:spacing w:after="120"/>
      </w:pPr>
      <w:r>
        <w:t xml:space="preserve">Remarkably, some individuals with initially low lung function in childhood appear to experience a phase of "catch-up" lung growth, recovering deficits observed during childhood, primarily during adolescence and early adulthood (1, 2). This catch-up phenomenon, theorized by Agusti and Faner, suggests a window of opportunity, supported by evidence from observational studies in adolescents but not in children (2). Furthermore, the ongoing increase in lung function even after reaching peak body height reinforces the idea that lung development is distinct from general body growth (7). However, understanding the underlying mechanisms of this catch-up effect has been hindered by the scarcity of suitable cohorts. Only a few cohorts have followed individuals from childhood to adulthood with repeated lung function measurements in a population-based context (3).</w:t>
      </w:r>
    </w:p>
    <w:p>
      <w:pPr>
        <w:spacing w:after="120"/>
      </w:pPr>
      <w:r>
        <w:t xml:space="preserve">Identifying the clinical characteristics, exposure history, and genetic factors associated with individuals experiencing lung function catch-up is essential for preventing suboptimal lung function development and potentially identifying and treating those at risk of airflow limitation diseases. Importantly, individuals experiencing lung function catch-up may also be at risk of cardiovascular and metabolic comorbidity, similar to or even larger than that seen in individuals with established airflow obstruction (6, 7). The presence of "Pre-COPD" or "PRISm" (Preserved Ratio Impaired Spirometry) individuals, characterized by normal FEV1/FVC ratios but abnormal spirometry, can represent a significant proportion of this group. These individuals are at risk of cardiovascular and metabolic comorbidity, despite not meeting the criteria for COPD (1, 2).</w:t>
      </w:r>
    </w:p>
    <w:p>
      <w:pPr>
        <w:spacing w:after="120"/>
      </w:pPr>
      <w:r>
        <w:t xml:space="preserve">The population-based HUNT Study provides a unique opportunity to investigate the complex interplay between lung function development, cardiovascular outcomes, and other health-related factors. Collected data, including lung function measurements, exposure data, genetic information, and information on cardiovascular outcomes, will enable us to comprehensively examine these relationships. Moreover, the availability of unique personal identification numbers allows for linkage with external registries. By integrating this valuable information into our research, we aim to advance our understanding of lung development, its implications for respiratory health, and its potential impact on cardiovascular outcomes.</w:t>
      </w:r>
    </w:p>
    <w:p>
      <w:pPr>
        <w:spacing w:after="120"/>
        <w:rPr>
          <w:ins w:id="3" w:author="Sigrid Anna Aalberg Vikjord" w:date="2026-10-26T09:00:00Z"/>
        </w:rPr>
      </w:pPr>
      <w:ins w:id="2" w:author="Sigrid Anna Aalberg Vikjord" w:date="2026-10-26T09:00:00Z">
        <w:r>
          <w:rPr>
            <w:b w:val="false"/>
            <w:bCs w:val="false"/>
            <w:i w:val="false"/>
            <w:iCs w:val="false"/>
          </w:rPr>
          <w:t xml:space="preserve">Lung function alone captures only part of the risk associated with airflow limitation. Systemic inflammation varies between individuals with similar lung function and may explain why some develop exacerbations, comorbidity and premature death while others remain stable. Simple markers derived from a routine blood count, such as the blood eosinophil count and the neutrophil-to-lymphocyte ratio (NLR), reflect different inflammatory pathways and are available in HUNT4 for all participants in the Lung Study. We will therefore also examine whether these blood biomarkers add prognostic information to lung function in adults with and without chronic airflow limitation (see 3.2.11).</w:t>
        </w:r>
      </w:ins>
    </w:p>
    <w:p>
      <w:pPr>
        <w:spacing w:after="100" w:before="200"/>
        <w:ind w:left="300"/>
      </w:pPr>
      <w:r>
        <w:rPr>
          <w:b/>
          <w:bCs/>
          <w:sz w:val="24"/>
          <w:szCs w:val="24"/>
        </w:rPr>
        <w:t xml:space="preserve">2.1. Value for patient treatment</w:t>
      </w:r>
    </w:p>
    <w:p>
      <w:pPr>
        <w:spacing w:after="120"/>
      </w:pPr>
      <w:r>
        <w:t xml:space="preserve">This study might help the identification of those at risk of developing irreversible airflow obstruction with time, and possibly being able to prevent such maladaptive development. The understanding of the lung function trajectories that are responsible for the genesis of irreversible airflow limitation could aid early diagnosis in such patients. Furthermore, the possible identification of mechanisms underlying lung function trajectories could aid development of novel therapeutic options for this patient group.</w:t>
      </w:r>
      <w:ins w:id="4" w:author="Sigrid Anna Aalberg Vikjord" w:date="2026-10-26T09:00:00Z">
        <w:r>
          <w:rPr>
            <w:b w:val="false"/>
            <w:bCs w:val="false"/>
            <w:i w:val="false"/>
            <w:iCs w:val="false"/>
          </w:rPr>
          <w:t xml:space="preserve"> If inexpensive and widely available blood biomarkers can identify individuals at high or low risk of hospitalization and death, they could support risk stratification and more targeted follow-up and treatment in clinical practice, including in primary care.</w:t>
        </w:r>
      </w:ins>
    </w:p>
    <w:p>
      <w:pPr>
        <w:spacing w:after="120" w:before="240"/>
      </w:pPr>
      <w:r>
        <w:rPr>
          <w:b/>
          <w:bCs/>
          <w:sz w:val="28"/>
          <w:szCs w:val="28"/>
        </w:rPr>
        <w:t xml:space="preserve">3. Hypothesis and aims</w:t>
      </w:r>
    </w:p>
    <w:p>
      <w:pPr>
        <w:spacing w:after="80" w:before="120"/>
      </w:pPr>
      <w:r>
        <w:rPr>
          <w:i/>
          <w:iCs/>
        </w:rPr>
        <w:t xml:space="preserve">Hypothesis and theoretical background</w:t>
      </w:r>
    </w:p>
    <w:p>
      <w:pPr>
        <w:spacing w:after="100" w:before="200"/>
        <w:ind w:left="300"/>
      </w:pPr>
      <w:r>
        <w:rPr>
          <w:b/>
          <w:bCs/>
          <w:sz w:val="24"/>
          <w:szCs w:val="24"/>
        </w:rPr>
        <w:t xml:space="preserve">3.1. Lung function development</w:t>
      </w:r>
    </w:p>
    <w:p>
      <w:pPr>
        <w:spacing w:after="120"/>
      </w:pPr>
      <w:r>
        <w:t xml:space="preserve">Lung development initiates in the embryonic period at week 4, as endodermal lung buds emerge from the foregut's ventral wall. Sequential stages include epithelial tube formation (week 5), airway branching (canalicular stage from week 16), and alveolarization (saccular and alveolar stages, extending into the first two decades of life). Alveolarization and microvascular maturation run in parallel, continuing until early adulthood (8).</w:t>
      </w:r>
    </w:p>
    <w:p>
      <w:pPr>
        <w:spacing w:after="120"/>
      </w:pPr>
      <w:r>
        <w:t xml:space="preserve">Lung function typically follows a triphasic pattern over a lifetime. This trajectory encompasses a growth phase from birth to early adulthood, a plateau phase commencing around age 20, and a subsequent age-related decline due to natural aging processes (Fig. 1). Multiple factors, encompassing environmental, clinical, and genetic influences, can modify these phases.</w:t>
      </w:r>
    </w:p>
    <w:p>
      <w:pPr>
        <w:spacing w:after="120"/>
      </w:pPr>
      <w:r>
        <w:t xml:space="preserve">Recent investigations have uncovered several potential trajectories within these phases, some of which hold significant implications for morbidity and mortality (2). For example, Burrows et al. observed a maturation phase during late childhood through adolescence, characterized by notable increases in forced expiratory volume in 1 second (FEV1) and forced vital capacity (FVC), independent of body growth. This phase occurred from ages 12-13 to 18-19 in boys and 11-12 to 15-16 in girls. Subsequently, a plateau phase was identified in late adolescence, extending to the early or mid-30s, during which these lung function parameters remained relatively stable. Interestingly, the physiological decline in FVC and FEV1 typically initiated only after the mid-30s (9).</w:t>
      </w:r>
    </w:p>
    <w:p>
      <w:pPr>
        <w:spacing w:after="120"/>
      </w:pPr>
      <w:r>
        <w:t xml:space="preserve">It is essential to note that nearly half of COPD cases are attributed to low maximally attained lung function during early adulthood, and the accelerated decline of FEV1 is not a prerequisite for COPD development (5). Multiple longitudinal studies have corroborated these findings (2). In addition, a distinct group of individuals presents with normal FEV1/FVC ratios but abnormal spirometry (FEV1 &lt; 80% of reference after bronchodilation), termed "PRISm" (Preserved Ratio Impaired Spirometry). PRISm individuals are at risk of cardiovascular and metabolic comorbidity, even in the absence of COPD. Our study will investigate the trajectories and determinants of PRISm individuals, shedding light on their potential cardiovascular and respiratory health implications.</w:t>
      </w:r>
    </w:p>
    <w:p>
      <w:pPr>
        <w:jc w:val="center"/>
      </w:pPr>
      <w:r>
        <w:drawing>
          <wp:inline distT="0" distB="0" distL="0" distR="0">
            <wp:extent cx="4953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57425"/>
                    </a:xfrm>
                    <a:prstGeom prst="rect">
                      <a:avLst/>
                    </a:prstGeom>
                  </pic:spPr>
                </pic:pic>
              </a:graphicData>
            </a:graphic>
          </wp:inline>
        </w:drawing>
      </w:r>
    </w:p>
    <w:p>
      <w:pPr>
        <w:spacing w:after="160"/>
      </w:pPr>
      <w:r>
        <w:rPr>
          <w:i/>
          <w:iCs/>
          <w:sz w:val="18"/>
          <w:szCs w:val="18"/>
        </w:rPr>
        <w:t xml:space="preserve">Figure 1 Potential lung function trajectories throughout the life course. Agusti, A., Faner R. Lancet Respir Med 2019</w:t>
      </w:r>
    </w:p>
    <w:p>
      <w:pPr>
        <w:spacing w:after="100" w:before="200"/>
        <w:ind w:left="300"/>
      </w:pPr>
      <w:r>
        <w:rPr>
          <w:b/>
          <w:bCs/>
          <w:sz w:val="24"/>
          <w:szCs w:val="24"/>
        </w:rPr>
        <w:t xml:space="preserve">3.2. Factors influencing lung function development</w:t>
      </w:r>
    </w:p>
    <w:p>
      <w:pPr>
        <w:spacing w:after="120"/>
      </w:pPr>
      <w:r>
        <w:t xml:space="preserve">A number of factors are known to influence lung function development in its different phases (2, 4). In a longitudinal population-based study Bui et al identified six distinct trajectories of lung function. Three of these (early below average, accelerated decline; persistently low and below average) conferred a high risk for development of irreversible airway obstruction later in life. Early-life predictors of the three trajectories included childhood asthma, bronchitis, pneumonia, allergic rhinitis, eczema, parental asthma, and maternal smoking (3). Genetic abnormalities, maternal tobacco smoking and -undernutrition, intrauterine growth restriction, preterm birth, bronchopulmonary dysplasia, air pollution exposure, lower respiratory tract infections and active smoking during adolescence are also shown to affect lung growth in utero and after birth (4).</w:t>
      </w:r>
    </w:p>
    <w:p>
      <w:pPr>
        <w:spacing w:after="80" w:before="160"/>
        <w:ind w:left="600"/>
      </w:pPr>
      <w:r>
        <w:rPr>
          <w:b/>
          <w:bCs/>
          <w:i/>
          <w:iCs/>
        </w:rPr>
        <w:t xml:space="preserve">3.2.1. Tobacco smoking and second-hand smoking</w:t>
      </w:r>
    </w:p>
    <w:p>
      <w:pPr>
        <w:spacing w:after="120"/>
      </w:pPr>
      <w:r>
        <w:t xml:space="preserve">Direct and indirect tobacco smoking are well-known risk factors for poor lung function development in early life and COPD in adulthood (10, 11). Furthermore, smoking is shown to increase the vulnerability to other early-life exposures (12). Allinson et al found that reduced FEV1 levels in adulthood was associated with early-life exposures only in ever-smokers, indicating that active smoking prevented a potential catch-up effect of lung function (12). We will assess the effect of smoking, including parental smoking, maternal smoking in pregnancy and own smoking on lung function development.</w:t>
      </w:r>
    </w:p>
    <w:p>
      <w:pPr>
        <w:spacing w:after="80" w:before="160"/>
        <w:ind w:left="600"/>
      </w:pPr>
      <w:r>
        <w:rPr>
          <w:b/>
          <w:bCs/>
          <w:i/>
          <w:iCs/>
        </w:rPr>
        <w:t xml:space="preserve">3.2.2. Ambient pollution</w:t>
      </w:r>
    </w:p>
    <w:p>
      <w:pPr>
        <w:spacing w:after="120"/>
      </w:pPr>
      <w:r>
        <w:t xml:space="preserve">Inhaled pollutants are known to affect lung function development (13, 14). Particulate matter with a diameter smaller than 2.5 μm (PM2.5) is considered the most important pollutant, as the fine particles can penetrate deep into the lung. In a follow-up study of almost 1800 children from the California area, air pollution was found to have chronic, adverse effects on lung development in children from the age of 10 to 18 years, leading to deficits in attained FEV1 in young adulthood (15). From a study of around 600 children in the Boston area, residential proximity to roadway and PM2.5 exposure was associated with lower FEV1 and FVC (16). Urman et al found joint effects of regional and near-roadway pollutants on children's lung function (17). We will assess levels of several inhaled ambient pollutants and its impact on lung function trajectories.</w:t>
      </w:r>
    </w:p>
    <w:p>
      <w:pPr>
        <w:spacing w:after="80" w:before="160"/>
        <w:ind w:left="600"/>
      </w:pPr>
      <w:r>
        <w:rPr>
          <w:b/>
          <w:bCs/>
          <w:i/>
          <w:iCs/>
        </w:rPr>
        <w:t xml:space="preserve">3.2.3. Childhood asthma, airway symptoms, atopy and allergy</w:t>
      </w:r>
    </w:p>
    <w:p>
      <w:pPr>
        <w:spacing w:after="120"/>
      </w:pPr>
      <w:r>
        <w:t xml:space="preserve">Childhood asthma is an established risk factor for chronic airflow obstruction in adulthood (3). McGeachie et al found that impairment of lung function in childhood and male sex were the most significant predictors of abnormal trajectories of lung-function growth and decline. Several studies have shown that children with persistent asthma are at increased risk for fixed airflow obstruction and resulting COPD in later in life (6, 18, 19). We will assess whether childhood asthma or recurrent wheeze, and its treatment (or lack thereof), influence lung function trajectories.</w:t>
      </w:r>
    </w:p>
    <w:p>
      <w:pPr>
        <w:spacing w:after="120"/>
      </w:pPr>
      <w:r>
        <w:t xml:space="preserve">However, a diagnosis of childhood asthma may be established on varying criteria (2). We aim to validate a diagnosis of childhood asthma (prior to HUNT participation) by linkage to local hospital registries (Levanger and St. Olav’s hospital), and include spirometry, oscillometry and measurements indicating Th2 cell-mediated airway inflammation like exhaled nitric oxid, and levels of eosinophils in the assessment.</w:t>
      </w:r>
    </w:p>
    <w:p>
      <w:pPr>
        <w:spacing w:after="80" w:before="160"/>
        <w:ind w:left="600"/>
      </w:pPr>
      <w:r>
        <w:rPr>
          <w:b/>
          <w:bCs/>
          <w:i/>
          <w:iCs/>
        </w:rPr>
        <w:t xml:space="preserve">3.2.4. Lower respiratory tract infections</w:t>
      </w:r>
    </w:p>
    <w:p>
      <w:pPr>
        <w:spacing w:after="120"/>
      </w:pPr>
      <w:r>
        <w:t xml:space="preserve">Several longitudinal studies have shown that children who have lower respiratory tract diseases in early periods of life are at increased risk for later chronic respiratory symptoms and low FEV1, often persisting into adult life (20). Pneumonia before 3 years of age was shown to be a strong predictor for later lung function deficits (21), as well as bronchiolitis caused by respiratory syncytial virus (RSV) (3). Shaheen et al suggested a causal relationship between pneumonia and bronchiolitis in early childhood and COPD in late adult life (mean age 70 years) (22). Hayden et al found that adult smokers with a history of childhood pneumonia had increased risk of developing COPD, and showed phenotypical traits like more exacerbations, chronic bronchitis, cardiovascular diseases, increased dyspnea and worse disease-related quality of life. The association was further strengthened in individuals with comorbid asthma (23). We will assess the impact of early-life respiratory infections on lung function development.</w:t>
      </w:r>
    </w:p>
    <w:p>
      <w:pPr>
        <w:spacing w:after="80" w:before="160"/>
        <w:ind w:left="600"/>
      </w:pPr>
      <w:r>
        <w:rPr>
          <w:b/>
          <w:bCs/>
          <w:i/>
          <w:iCs/>
        </w:rPr>
        <w:t xml:space="preserve">3.2.5. Physical activity</w:t>
      </w:r>
    </w:p>
    <w:p>
      <w:pPr>
        <w:spacing w:after="120"/>
      </w:pPr>
      <w:r>
        <w:t xml:space="preserve">Few studies have examined the effect of physical activity on lung function development. In a prospective cohort study Eikjemans et al found no association with levels of physical activity and asthma development later in life (24). A recent review on physically modifiable risk factors for asthma found highly inconsistent evidence for the association between physical activity and lung function outcomes, concluding that evidence is insufficient to determine the long-term effects of physical activity on lung function (25). However, Beggs et al found that swimming had a beneficial effect on exercise capacity. Furthermore, it was associated with increases in lung function parameters (26). None of the included studies followed participants into adulthood. It is theorized that physical activity has a beneficial effect on lung function development due to its anti-inflammatory effects (27), but much is unknown. Participants in the HUNT studies have data on self-reported physical activity. We will assess the baseline levels of physical activity on adult lung function.</w:t>
      </w:r>
    </w:p>
    <w:p>
      <w:pPr>
        <w:spacing w:after="80" w:before="160"/>
        <w:ind w:left="600"/>
      </w:pPr>
      <w:r>
        <w:rPr>
          <w:b/>
          <w:bCs/>
          <w:i/>
          <w:iCs/>
        </w:rPr>
        <w:t xml:space="preserve">3.2.6. Socioeconomic status</w:t>
      </w:r>
    </w:p>
    <w:p>
      <w:pPr>
        <w:spacing w:after="120"/>
      </w:pPr>
      <w:r>
        <w:t xml:space="preserve">A recent study found that low socioeconomic status (SES) from childhood to adulthood was associated with lower lung function (28). Rich evidence has shown that adults with low SES have higher chances of having lower lung function and accelerated lung function decline (28). This could potentially be explained by higher prevalence of health behaviors like smoking and low physical activity. However, these differences may begin in early phases of life (29), and factors influencing lung function development in early years, including prematurity, low birth weight, poor nutrition and a higher prevalence of childhood infections, is associated with lower socioeconomic status (29).</w:t>
      </w:r>
    </w:p>
    <w:p>
      <w:pPr>
        <w:spacing w:after="80" w:before="160"/>
        <w:ind w:left="600"/>
      </w:pPr>
      <w:r>
        <w:rPr>
          <w:b/>
          <w:bCs/>
          <w:i/>
          <w:iCs/>
        </w:rPr>
        <w:t xml:space="preserve">3.2.7. Body weight and body composition</w:t>
      </w:r>
    </w:p>
    <w:p>
      <w:pPr>
        <w:spacing w:after="120"/>
      </w:pPr>
      <w:r>
        <w:t xml:space="preserve">In one study, BMI and percentage body fat had no correlation with FVC or FEV1 in male, but fat-free mass index (FFMI) showed a positive correlation. In contrast, BMI and percentage body fat had correlation with FVC and FEV1 in female, but FFMI showed no correlation (30). BMI does not show the same correlation to lung function (31). However, we will assess the impact of BMI on lung function in our analyses.</w:t>
      </w:r>
    </w:p>
    <w:p>
      <w:pPr>
        <w:spacing w:after="80" w:before="160"/>
        <w:ind w:left="600"/>
      </w:pPr>
      <w:r>
        <w:rPr>
          <w:b/>
          <w:bCs/>
          <w:i/>
          <w:iCs/>
        </w:rPr>
        <w:t xml:space="preserve">3.2.8. Family history of airway diseases and allergy</w:t>
      </w:r>
    </w:p>
    <w:p>
      <w:pPr>
        <w:spacing w:after="120"/>
      </w:pPr>
      <w:r>
        <w:t xml:space="preserve">Both maternal and paternal asthma are known risk factors for development of asthma in offspring (32). We will include data on parental airway diseases in our analyses.</w:t>
      </w:r>
    </w:p>
    <w:p>
      <w:pPr>
        <w:spacing w:after="80" w:before="160"/>
        <w:ind w:left="600"/>
      </w:pPr>
      <w:r>
        <w:rPr>
          <w:b/>
          <w:bCs/>
          <w:i/>
          <w:iCs/>
        </w:rPr>
        <w:t xml:space="preserve">3.2.9. Comorbidities in adulthood.</w:t>
      </w:r>
    </w:p>
    <w:p>
      <w:pPr>
        <w:spacing w:after="120"/>
      </w:pPr>
      <w:r>
        <w:t xml:space="preserve">Several studies suggest that suboptimal obtained lung function is associated with increased morbidity and mortality in adulthood (2). We want to assess whether lung function trajectories displaying catch-up, or lack thereof are associated with certain comorbidity clusters in adulthood. Information on comorbidities collected from above mentioned sources will be utilized to identify comorbidity clusters using self-organizing maps (33, 34).</w:t>
      </w:r>
    </w:p>
    <w:p>
      <w:pPr>
        <w:spacing w:after="80" w:before="160"/>
        <w:ind w:left="600"/>
      </w:pPr>
      <w:r>
        <w:rPr>
          <w:b/>
          <w:bCs/>
          <w:i/>
          <w:iCs/>
        </w:rPr>
        <w:t xml:space="preserve">3.2.10. Prematurity and low birth weight</w:t>
      </w:r>
    </w:p>
    <w:p>
      <w:pPr>
        <w:spacing w:after="120"/>
      </w:pPr>
      <w:r>
        <w:t xml:space="preserve">Intrauterine growth restriction (IUGR), preterm birth, bronchopulmonary dysplasia (BPD) and the need for assisted ventilation are known risk factors for altered lung growth in utero and after birth (2). Further, some studies found low birth weight and preterm birth to be risk factors for development of COPD later in life (31), but this association was only found in women. In a prospective study of the BAMSE cohort following term and preterm children, no catch-up in lung function between ages 8 and 16 years was observed (35). We will include data on these factors in our models.</w:t>
      </w:r>
    </w:p>
    <w:p>
      <w:pPr>
        <w:spacing w:after="80" w:before="160"/>
        <w:ind w:left="600"/>
        <w:rPr>
          <w:ins w:id="6" w:author="Sigrid Anna Aalberg Vikjord" w:date="2026-10-26T09:00:00Z"/>
        </w:rPr>
      </w:pPr>
      <w:ins w:id="5" w:author="Sigrid Anna Aalberg Vikjord" w:date="2026-10-26T09:00:00Z">
        <w:r>
          <w:rPr>
            <w:b/>
            <w:bCs/>
            <w:i/>
            <w:iCs/>
          </w:rPr>
          <w:t xml:space="preserve">3.2.11. Systemic inflammation and blood biomarkers</w:t>
        </w:r>
      </w:ins>
    </w:p>
    <w:p>
      <w:pPr>
        <w:spacing w:after="120"/>
        <w:rPr>
          <w:ins w:id="8" w:author="Sigrid Anna Aalberg Vikjord" w:date="2026-10-26T09:00:00Z"/>
        </w:rPr>
      </w:pPr>
      <w:ins w:id="7" w:author="Sigrid Anna Aalberg Vikjord" w:date="2026-10-26T09:00:00Z">
        <w:r>
          <w:rPr>
            <w:b w:val="false"/>
            <w:bCs w:val="false"/>
            <w:i w:val="false"/>
            <w:iCs w:val="false"/>
          </w:rPr>
          <w:t xml:space="preserve">Chronic airway diseases are heterogeneous, and individuals with similar lung function differ markedly in symptoms, exacerbations, comorbidity and survival. The concept of treatable traits proposes that such differences should be identified and targeted individually (43). Blood leukocyte counts provide a simple window into systemic inflammation. A high blood eosinophil count reflects type 2 inflammation; in the Copenhagen General Population Study, eosinophils above 0.34 × 10⁹/L were associated with a 1.76-fold higher risk of severe exacerbations among individuals with COPD (44), and eosinophils predict the response to inhaled corticosteroids (45). The neutrophil-to-lymphocyte ratio (NLR) reflects non-type 2, neutrophilic and systemic inflammation, which predominates in most individuals with COPD. A high NLR has been associated with exacerbations and mortality in COPD (46, 47), and non-eosinophilic exacerbations with high NLR carry a worse prognosis (48).</w:t>
        </w:r>
      </w:ins>
    </w:p>
    <w:p>
      <w:pPr>
        <w:spacing w:after="120"/>
        <w:rPr>
          <w:ins w:id="10" w:author="Sigrid Anna Aalberg Vikjord" w:date="2026-10-26T09:00:00Z"/>
        </w:rPr>
      </w:pPr>
      <w:ins w:id="9" w:author="Sigrid Anna Aalberg Vikjord" w:date="2026-10-26T09:00:00Z">
        <w:r>
          <w:rPr>
            <w:b w:val="false"/>
            <w:bCs w:val="false"/>
            <w:i w:val="false"/>
            <w:iCs w:val="false"/>
          </w:rPr>
          <w:t xml:space="preserve">So far, these markers have mostly been studied separately, in hospitalized patients, or in selected clinical cohorts. Whether the combination of eosinophils and NLR identifies distinct inflammatory phenotypes with different long-term risk in the general population, whether this adds prognostic information beyond lung function, symptoms and exacerbation history, and whether the association is specific to individuals with airflow limitation, is unknown. Our preliminary analyses in HUNT4 suggest that symptom burden is lowest in individuals with intermediate levels of both NLR and eosinophils. We will examine whether blood eosinophils and NLR, separately and in combination, predict severe exacerbations, hospitalization and death in adults with chronic airflow limitation compared with adults with normal spirometry, and whether the associations differ between respiratory and cardiovascular outcomes.</w:t>
        </w:r>
      </w:ins>
    </w:p>
    <w:p>
      <w:pPr>
        <w:spacing w:after="100" w:before="200"/>
        <w:ind w:left="300"/>
      </w:pPr>
      <w:r>
        <w:rPr>
          <w:b/>
          <w:bCs/>
          <w:sz w:val="24"/>
          <w:szCs w:val="24"/>
        </w:rPr>
        <w:t xml:space="preserve">3.3. Outcomes</w:t>
      </w:r>
    </w:p>
    <w:p>
      <w:pPr>
        <w:spacing w:after="120"/>
      </w:pPr>
      <w:r>
        <w:t xml:space="preserve">Primary outcomes:</w:t>
      </w:r>
    </w:p>
    <w:p>
      <w:pPr>
        <w:spacing w:after="80" w:before="160"/>
        <w:ind w:left="600"/>
      </w:pPr>
      <w:r>
        <w:rPr>
          <w:b/>
          <w:bCs/>
          <w:i/>
          <w:iCs/>
        </w:rPr>
        <w:t xml:space="preserve">3.3.1. All-cause and cause-specific mortality.</w:t>
      </w:r>
    </w:p>
    <w:p>
      <w:pPr>
        <w:spacing w:after="120"/>
      </w:pPr>
      <w:r>
        <w:t xml:space="preserve">We will use Cox proportional-hazards regression to estimate mortality stratified by lung function trajectories</w:t>
      </w:r>
      <w:ins w:id="11" w:author="Sigrid Anna Aalberg Vikjord" w:date="2026-10-26T09:00:00Z">
        <w:r>
          <w:rPr>
            <w:b w:val="false"/>
            <w:bCs w:val="false"/>
            <w:i w:val="false"/>
            <w:iCs w:val="false"/>
          </w:rPr>
          <w:t xml:space="preserve"> and blood biomarker profiles,</w:t>
        </w:r>
      </w:ins>
      <w:r>
        <w:t xml:space="preserve"> and adjusted for relevant confounders including sex and smoking history. All-cause mortality is collected from HUNT databank via the Norwegian Tax Registry, and cause-specific mortality from the Cause of Death Registry. Cause-specific mortality will include death from cancer, respiratory (including infections), and cardiovascular causes</w:t>
      </w:r>
      <w:ins w:id="12" w:author="Sigrid Anna Aalberg Vikjord" w:date="2026-10-26T09:00:00Z">
        <w:r>
          <w:rPr>
            <w:b w:val="false"/>
            <w:bCs w:val="false"/>
            <w:i w:val="false"/>
            <w:iCs w:val="false"/>
          </w:rPr>
          <w:t xml:space="preserve">, defined by the underlying cause of death (ICD-10 chapters C, J and I, respectively)</w:t>
        </w:r>
      </w:ins>
      <w:r>
        <w:t xml:space="preserve">.</w:t>
      </w:r>
    </w:p>
    <w:p>
      <w:pPr>
        <w:spacing w:after="80" w:before="160"/>
        <w:ind w:left="600"/>
      </w:pPr>
      <w:r>
        <w:rPr>
          <w:b/>
          <w:bCs/>
          <w:i/>
          <w:iCs/>
        </w:rPr>
        <w:t xml:space="preserve">3.3.2. Hospitalizations due to respiratory and cardiovascular causes.</w:t>
      </w:r>
    </w:p>
    <w:p>
      <w:pPr>
        <w:spacing w:after="120"/>
      </w:pPr>
      <w:r>
        <w:t xml:space="preserve">We will estimate yearly and overall exacerbation rates from respiratory and cardiovascular causes, including obstructive and restrictive pulmonary diseases, respiratory infections, acute coronary syndrome, atrial fibrillation and heart failure.</w:t>
      </w:r>
      <w:ins w:id="13" w:author="Sigrid Anna Aalberg Vikjord" w:date="2026-10-26T09:00:00Z">
        <w:r>
          <w:rPr>
            <w:b w:val="false"/>
            <w:bCs w:val="false"/>
            <w:i w:val="false"/>
            <w:iCs w:val="false"/>
          </w:rPr>
          <w:t xml:space="preserve"> Hospitalizations are defined as inpatient episodes in the Norwegian Patient Registry with the relevant diagnosis as main condition. Severe COPD exacerbations are defined as hospitalizations with COPD (ICD-10 J44) as main condition.</w:t>
        </w:r>
      </w:ins>
    </w:p>
    <w:p>
      <w:pPr>
        <w:spacing w:after="120"/>
      </w:pPr>
      <w:r>
        <w:t xml:space="preserve">Secondary outcomes:</w:t>
      </w:r>
    </w:p>
    <w:p>
      <w:pPr>
        <w:spacing w:after="80" w:before="160"/>
        <w:ind w:left="600"/>
      </w:pPr>
      <w:r>
        <w:rPr>
          <w:b/>
          <w:bCs/>
          <w:i/>
          <w:iCs/>
        </w:rPr>
        <w:t xml:space="preserve">3.3.3. Comorbidity clusters (see Methods and point 3.2.9)</w:t>
      </w:r>
    </w:p>
    <w:p>
      <w:pPr>
        <w:spacing w:after="80" w:before="160"/>
        <w:ind w:left="600"/>
        <w:rPr>
          <w:ins w:id="15" w:author="Sigrid Anna Aalberg Vikjord" w:date="2026-10-26T09:00:00Z"/>
        </w:rPr>
      </w:pPr>
      <w:ins w:id="14" w:author="Sigrid Anna Aalberg Vikjord" w:date="2026-10-26T09:00:00Z">
        <w:r>
          <w:rPr>
            <w:b/>
            <w:bCs/>
            <w:i/>
            <w:iCs/>
          </w:rPr>
          <w:t xml:space="preserve">3.3.4. Moderate exacerbations, defined as dispensed courses of systemic corticosteroids and/or antibiotics for respiratory infections (Legemiddelregisteret).</w:t>
        </w:r>
      </w:ins>
    </w:p>
    <w:p>
      <w:pPr>
        <w:spacing w:after="80" w:before="120"/>
      </w:pPr>
      <w:r>
        <w:rPr>
          <w:i/>
          <w:iCs/>
        </w:rPr>
        <w:t xml:space="preserve">Aims</w:t>
      </w:r>
    </w:p>
    <w:p>
      <w:pPr>
        <w:spacing w:after="120"/>
      </w:pPr>
      <w:r>
        <w:t xml:space="preserve">Primary aims:</w:t>
      </w:r>
    </w:p>
    <w:p>
      <w:pPr>
        <w:spacing w:after="60"/>
        <w:ind w:left="720" w:hanging="360"/>
      </w:pPr>
      <w:r>
        <w:t xml:space="preserve">1.	Characterize lung function trajectories and their association with adult morbidity and cardiovascular outcomes:</w:t>
      </w:r>
    </w:p>
    <w:p>
      <w:pPr>
        <w:spacing w:after="60"/>
        <w:ind w:left="1440" w:hanging="360"/>
      </w:pPr>
      <w:r>
        <w:t xml:space="preserve">a.	Identify distinct trajectories of lung function development from adolescence to adulthood.</w:t>
      </w:r>
    </w:p>
    <w:p>
      <w:pPr>
        <w:spacing w:after="60"/>
        <w:ind w:left="1440" w:hanging="360"/>
      </w:pPr>
      <w:r>
        <w:t xml:space="preserve">b.	Examine the relationship between these trajectories and the risk of morbidity and mortality in adulthood, including cardiovascular outcomes.</w:t>
      </w:r>
    </w:p>
    <w:p>
      <w:pPr>
        <w:spacing w:after="60"/>
        <w:ind w:left="720" w:hanging="360"/>
      </w:pPr>
      <w:r>
        <w:t xml:space="preserve">2.	Investigate predictors and extent of lung function catch-up:</w:t>
      </w:r>
    </w:p>
    <w:p>
      <w:pPr>
        <w:spacing w:after="60"/>
        <w:ind w:left="1440" w:hanging="360"/>
      </w:pPr>
      <w:r>
        <w:t xml:space="preserve">a.	Explore environmental and clinical factors associated with the occurrence and magnitude of lung function catch-up during adolescence and young adulthood.</w:t>
      </w:r>
    </w:p>
    <w:p>
      <w:pPr>
        <w:spacing w:after="60"/>
        <w:ind w:left="720" w:hanging="360"/>
        <w:rPr>
          <w:ins w:id="17" w:author="Sigrid Anna Aalberg Vikjord" w:date="2026-10-26T09:00:00Z"/>
        </w:rPr>
      </w:pPr>
      <w:ins w:id="16" w:author="Sigrid Anna Aalberg Vikjord" w:date="2026-10-26T09:00:00Z">
        <w:r>
          <w:rPr>
            <w:b w:val="false"/>
            <w:bCs w:val="false"/>
            <w:i w:val="false"/>
            <w:iCs w:val="false"/>
          </w:rPr>
          <w:t xml:space="preserve">3.	Assess blood biomarkers of systemic inflammation as predictors of long-term outcomes:</w:t>
        </w:r>
      </w:ins>
    </w:p>
    <w:p>
      <w:pPr>
        <w:spacing w:after="60"/>
        <w:ind w:left="1440" w:hanging="360"/>
        <w:rPr>
          <w:ins w:id="19" w:author="Sigrid Anna Aalberg Vikjord" w:date="2026-10-26T09:00:00Z"/>
        </w:rPr>
      </w:pPr>
      <w:ins w:id="18" w:author="Sigrid Anna Aalberg Vikjord" w:date="2026-10-26T09:00:00Z">
        <w:r>
          <w:rPr>
            <w:b w:val="false"/>
            <w:bCs w:val="false"/>
            <w:i w:val="false"/>
            <w:iCs w:val="false"/>
          </w:rPr>
          <w:t xml:space="preserve">a.	Examine whether blood eosinophils and the neutrophil-to-lymphocyte ratio, separately and in combination, predict severe exacerbations, respiratory and cardiovascular hospitalization, and all-cause and cause-specific mortality in adults with chronic airflow limitation.</w:t>
        </w:r>
      </w:ins>
    </w:p>
    <w:p>
      <w:pPr>
        <w:spacing w:after="60"/>
        <w:ind w:left="1440" w:hanging="360"/>
        <w:rPr>
          <w:ins w:id="21" w:author="Sigrid Anna Aalberg Vikjord" w:date="2026-10-26T09:00:00Z"/>
        </w:rPr>
      </w:pPr>
      <w:ins w:id="20" w:author="Sigrid Anna Aalberg Vikjord" w:date="2026-10-26T09:00:00Z">
        <w:r>
          <w:rPr>
            <w:b w:val="false"/>
            <w:bCs w:val="false"/>
            <w:i w:val="false"/>
            <w:iCs w:val="false"/>
          </w:rPr>
          <w:t xml:space="preserve">b.	Assess whether these associations differ between individuals with chronic airflow limitation and individuals with normal spirometry, and whether the biomarkers add prognostic information beyond lung function, symptoms and previous exacerbations.</w:t>
        </w:r>
      </w:ins>
    </w:p>
    <w:p>
      <w:pPr>
        <w:spacing w:after="120"/>
      </w:pPr>
      <w:r>
        <w:t xml:space="preserve">Secondary aims:</w:t>
      </w:r>
    </w:p>
    <w:p>
      <w:pPr>
        <w:spacing w:after="60"/>
        <w:ind w:left="720" w:hanging="360"/>
      </w:pPr>
      <w:del w:id="22" w:author="Sigrid Anna Aalberg Vikjord" w:date="2026-10-26T09:00:00Z">
        <w:r>
          <w:rPr>
            <w:b w:val="false"/>
            <w:bCs w:val="false"/>
            <w:i w:val="false"/>
            <w:iCs w:val="false"/>
          </w:rPr>
          <w:delText xml:space="preserve">3.</w:delText>
        </w:r>
      </w:del>
      <w:ins w:id="23" w:author="Sigrid Anna Aalberg Vikjord" w:date="2026-10-26T09:00:00Z">
        <w:r>
          <w:rPr>
            <w:b w:val="false"/>
            <w:bCs w:val="false"/>
            <w:i w:val="false"/>
            <w:iCs w:val="false"/>
          </w:rPr>
          <w:t xml:space="preserve">4.</w:t>
        </w:r>
      </w:ins>
      <w:r>
        <w:t xml:space="preserve">	Validate findings in an external cohort:</w:t>
      </w:r>
    </w:p>
    <w:p>
      <w:pPr>
        <w:spacing w:after="60"/>
        <w:ind w:left="1440" w:hanging="360"/>
      </w:pPr>
      <w:r>
        <w:t xml:space="preserve">a.	Validate our findings regarding lung function development trajectories</w:t>
      </w:r>
      <w:ins w:id="24" w:author="Sigrid Anna Aalberg Vikjord" w:date="2026-10-26T09:00:00Z">
        <w:r>
          <w:rPr>
            <w:b w:val="false"/>
            <w:bCs w:val="false"/>
            <w:i w:val="false"/>
            <w:iCs w:val="false"/>
          </w:rPr>
          <w:t xml:space="preserve">, blood biomarkers</w:t>
        </w:r>
      </w:ins>
      <w:r>
        <w:t xml:space="preserve"> and their determinants in an external cohort to enhance the generalizability of our results.</w:t>
      </w:r>
    </w:p>
    <w:p>
      <w:pPr>
        <w:spacing w:after="120" w:before="240"/>
      </w:pPr>
      <w:r>
        <w:rPr>
          <w:b/>
          <w:bCs/>
          <w:sz w:val="28"/>
          <w:szCs w:val="28"/>
        </w:rPr>
        <w:t xml:space="preserve">4. Implementation</w:t>
      </w:r>
    </w:p>
    <w:p>
      <w:pPr>
        <w:spacing w:after="100" w:before="200"/>
        <w:ind w:left="300"/>
      </w:pPr>
      <w:r>
        <w:rPr>
          <w:b/>
          <w:bCs/>
          <w:sz w:val="24"/>
          <w:szCs w:val="24"/>
        </w:rPr>
        <w:t xml:space="preserve">4.1. Study design, method and analyses</w:t>
      </w:r>
    </w:p>
    <w:p>
      <w:pPr>
        <w:spacing w:after="120"/>
      </w:pPr>
      <w:r>
        <w:t xml:space="preserve">Study population: The HUNT and Young-HUNT Lung Study cohort.</w:t>
      </w:r>
    </w:p>
    <w:p>
      <w:pPr>
        <w:spacing w:after="80" w:before="120"/>
      </w:pPr>
      <w:r>
        <w:rPr>
          <w:u w:val="single"/>
        </w:rPr>
        <w:t xml:space="preserve">The HUNT Lung Study</w:t>
      </w:r>
    </w:p>
    <w:p>
      <w:pPr>
        <w:spacing w:after="120"/>
      </w:pPr>
      <w:r>
        <w:t xml:space="preserve">The Trøndelag Health Study (HUNT) is a comprehensive population-based study having collected data in four surveys, HUNT1 (1984-86), HUNT2 (1995-97), HUNT3 (2006-08) and recently HUNT4 (2017-19) in the northern part of the county (36). Data were collected through questionnaires, interviews, clinical measurements and analyses of blood and urine. Stored biological material (serum, plasma, DNA, urine) from HUNT2-4 give the possibility of analyses of genetic factors, as well as baseline levels of inflammatory markers and vitamins.</w:t>
      </w:r>
    </w:p>
    <w:p>
      <w:pPr>
        <w:spacing w:after="120"/>
      </w:pPr>
      <w:r>
        <w:t xml:space="preserve">The HUNT Lung Study supplemented data collection regarding obstructive lung diseases in HUNT2-4 in specific questionnaires, interviews and through measuring lung function (spirometry) and bone densitometry. Participants were invited to the Lung Study if they reported symptoms, used asthma/COPD medication, or reported diagnosis of an obstructive lung disease, in addition to a random sample of all participants (5% in HUNT2 and 10% in HUNT3-4).</w:t>
      </w:r>
      <w:ins w:id="25" w:author="Sigrid Anna Aalberg Vikjord" w:date="2026-10-26T09:00:00Z">
        <w:r>
          <w:rPr>
            <w:b w:val="false"/>
            <w:bCs w:val="false"/>
            <w:i w:val="false"/>
            <w:iCs w:val="false"/>
          </w:rPr>
          <w:t xml:space="preserve"> In HUNT4, approximately 15,000 Lung Study participants have both spirometry and a complete blood count with leukocyte differential, and form the study population for aim 3.</w:t>
        </w:r>
      </w:ins>
    </w:p>
    <w:p>
      <w:pPr>
        <w:spacing w:after="80" w:before="120"/>
      </w:pPr>
      <w:r>
        <w:rPr>
          <w:u w:val="single"/>
        </w:rPr>
        <w:t xml:space="preserve">The Young-HUNT Lung Study</w:t>
      </w:r>
    </w:p>
    <w:p>
      <w:pPr>
        <w:spacing w:after="120"/>
      </w:pPr>
      <w:r>
        <w:t xml:space="preserve">The Young-HUNT Study is the adolescent part (13-19 years) of HUNT (37). Three cross-sectional surveys have been conducted: Young-HUNT1 (1995-97), Young-HUNT2 (2000-01) and Young-HUNT3 (2006-08). Major public health issues, including somatic and mental health, quality of life and health behaviors are covered. Young-HUNT was performed in schools visited by trained nurses. Data collection included self-reported questionnaires, structured interviews, clinical measurements and, in Young-HUNT3, buccal smears. The total response rates varied from 83-90% and the Young-HUNT database includes 17,820 teenagers. Some Young-HUNT1 participants constitute the baseline for two follow-up studies: a 4-year follow-up through adolescence to Young-HUNT2 and an 11-year follow-up into young adulthood to the adult HUNT3. Longitudinal data are also obtained by linkage of data from Young-HUNT to different national health registers. Linkage to family registers allows the possibility of studying genetic and environmental interactions through generations.</w:t>
      </w:r>
    </w:p>
    <w:p>
      <w:pPr>
        <w:spacing w:after="120"/>
      </w:pPr>
      <w:r>
        <w:t xml:space="preserve">The Young-HUNT Lung Study was a part of Young-HUNT1, 2 and 3. All individuals participating in Young-HUNT 1-3 were invited to the Young-HUNT Lung Study. In Young-HUNT1 and 2 spirometry was performed by 8455 and 7997 participants aged 13-19 years, respectively. An estimated 1800 of these participated in the "adult" Lung Study in HUNT3, and around 600 individuals participated in four study cycles of the Lung Study (Young-HUNT1 and 2 and HUNT 3 and 4). Furthermore 7282 individuals did spirometry in Young-HUNT3. Respiratory questions were assessed by a structured interview, and included wheezing, asthma, eczema and rhinitis. Questions were adapted from ISAAC (International Study of Asthma and Allergy in Children) (38).</w:t>
      </w:r>
    </w:p>
    <w:p>
      <w:pPr>
        <w:spacing w:after="80" w:before="120"/>
      </w:pPr>
      <w:r>
        <w:rPr>
          <w:u w:val="single"/>
        </w:rPr>
        <w:t xml:space="preserve">Baseline measurements</w:t>
      </w:r>
    </w:p>
    <w:p>
      <w:pPr>
        <w:spacing w:after="80" w:before="120"/>
      </w:pPr>
      <w:r>
        <w:rPr>
          <w:i/>
          <w:iCs/>
        </w:rPr>
        <w:t xml:space="preserve">Flow-volume spirometry</w:t>
      </w:r>
    </w:p>
    <w:p>
      <w:pPr>
        <w:spacing w:after="120"/>
      </w:pPr>
      <w:r>
        <w:t xml:space="preserve">Pre-bronchodilator spirometry was performed </w:t>
      </w:r>
      <w:del w:id="26" w:author="Sigrid Anna Aalberg Vikjord" w:date="2026-10-26T09:00:00Z">
        <w:r>
          <w:rPr>
            <w:b w:val="false"/>
            <w:bCs w:val="false"/>
            <w:i w:val="false"/>
            <w:iCs w:val="false"/>
          </w:rPr>
          <w:delText xml:space="preserve">was performed </w:delText>
        </w:r>
      </w:del>
      <w:r>
        <w:t xml:space="preserve">(39, 40). Predicted values were estimated by the Global Lung Function Initiative (GLI) software (41).</w:t>
      </w:r>
    </w:p>
    <w:p>
      <w:pPr>
        <w:spacing w:after="80" w:before="120"/>
      </w:pPr>
      <w:r>
        <w:rPr>
          <w:i/>
          <w:iCs/>
        </w:rPr>
        <w:t xml:space="preserve">Baseline data</w:t>
      </w:r>
    </w:p>
    <w:p>
      <w:pPr>
        <w:spacing w:after="120"/>
      </w:pPr>
      <w:r>
        <w:t xml:space="preserve">Data from self-completed questionnaires includes childhood exposures (own or parental smoke, carpeted floors, indoor pets, living on farm, ambient pollution, alcohol use) and airway symptoms including cough, wheeze, dyspnea (ever + last 12 months). Comorbidities incl. self-reported allergy, atopy, eczema, rash, rhinitis, self-reported physical activity and onset of puberty was also collected.</w:t>
      </w:r>
      <w:ins w:id="27" w:author="Sigrid Anna Aalberg Vikjord" w:date="2026-10-26T09:00:00Z">
        <w:r>
          <w:rPr>
            <w:b w:val="false"/>
            <w:bCs w:val="false"/>
            <w:i w:val="false"/>
            <w:iCs w:val="false"/>
          </w:rPr>
          <w:t xml:space="preserve"> In the HUNT4 Lung Study, participants also reported respiratory infection on the day of examination, use of inhaled medication by drug class, oral corticosteroids, exacerbations and health care use in the previous 12 months, the COPD Assessment Test (CAT) and the modified Medical Research Council (mMRC) dyspnoea scale.</w:t>
        </w:r>
      </w:ins>
    </w:p>
    <w:p>
      <w:pPr>
        <w:spacing w:after="80" w:before="120"/>
      </w:pPr>
      <w:r>
        <w:rPr>
          <w:i/>
          <w:iCs/>
        </w:rPr>
        <w:t xml:space="preserve">Objective measurements</w:t>
      </w:r>
    </w:p>
    <w:p>
      <w:pPr>
        <w:spacing w:after="120"/>
      </w:pPr>
      <w:r>
        <w:t xml:space="preserve">Blood pressure, resting pulse, height/weight/BMI and waist/hip ratio were measured by trained personnel at the field stations in both Young-HUNT and HUNT.</w:t>
      </w:r>
      <w:ins w:id="28" w:author="Sigrid Anna Aalberg Vikjord" w:date="2026-10-26T09:00:00Z">
        <w:r>
          <w:rPr>
            <w:b w:val="false"/>
            <w:bCs w:val="false"/>
            <w:i w:val="false"/>
            <w:iCs w:val="false"/>
          </w:rPr>
          <w:t xml:space="preserve"> In HUNT4, non-fasting blood samples were analysed for complete blood count with leukocyte differential and C-reactive protein (CRP). Eosinophil count (cells/µL) and NLR (absolute neutrophil count divided by absolute lymphocyte count) are derived from the same sample.</w:t>
        </w:r>
      </w:ins>
    </w:p>
    <w:p>
      <w:pPr>
        <w:spacing w:after="80" w:before="120"/>
      </w:pPr>
      <w:r>
        <w:rPr>
          <w:u w:val="single"/>
        </w:rPr>
        <w:t xml:space="preserve">Follow-up study</w:t>
      </w:r>
    </w:p>
    <w:p>
      <w:pPr>
        <w:spacing w:after="120"/>
      </w:pPr>
      <w:r>
        <w:t xml:space="preserve">All participants with one or more valid spirometry measurement in one of the Young-HUNT Lung Studies will be invited to a follow-up study during HUNT5 (planned </w:t>
      </w:r>
      <w:del w:id="29" w:author="Sigrid Anna Aalberg Vikjord" w:date="2026-10-26T09:00:00Z">
        <w:r>
          <w:rPr>
            <w:b w:val="false"/>
            <w:bCs w:val="false"/>
            <w:i w:val="false"/>
            <w:iCs w:val="false"/>
          </w:rPr>
          <w:delText xml:space="preserve">2027-29</w:delText>
        </w:r>
      </w:del>
      <w:ins w:id="30" w:author="Sigrid Anna Aalberg Vikjord" w:date="2026-10-26T09:00:00Z">
        <w:r>
          <w:rPr>
            <w:b w:val="false"/>
            <w:bCs w:val="false"/>
            <w:i w:val="false"/>
            <w:iCs w:val="false"/>
          </w:rPr>
          <w:t xml:space="preserve">2028-30</w:t>
        </w:r>
      </w:ins>
      <w:r>
        <w:t xml:space="preserve">). This is done in order to ensure better phenotyping and characterization of the cohort. The follow-up study will be conducted at the pulmonary outpatient clinic at St. Olav’s and Levanger Hospitals and will include lung function examinations including post-bronchodilator spirometry, diffusion capacity and whole-body plethysmography, oscillometry (to detect early airway pathology not detected by spirometry) and a questionnaire on symptoms, exposures and comorbidities.</w:t>
      </w:r>
    </w:p>
    <w:p>
      <w:pPr>
        <w:spacing w:after="80" w:before="120"/>
      </w:pPr>
      <w:r>
        <w:rPr>
          <w:i/>
          <w:iCs/>
        </w:rPr>
        <w:t xml:space="preserve">External validation</w:t>
      </w:r>
    </w:p>
    <w:p>
      <w:pPr>
        <w:spacing w:after="120"/>
      </w:pPr>
      <w:r>
        <w:t xml:space="preserve">The findings of this study will be validated in external cohorts through the CADSET network (see below).</w:t>
      </w:r>
    </w:p>
    <w:p>
      <w:pPr>
        <w:spacing w:after="80" w:before="120"/>
      </w:pPr>
      <w:r>
        <w:rPr>
          <w:u w:val="single"/>
        </w:rPr>
        <w:t xml:space="preserve">Linkage to external national registries</w:t>
      </w:r>
    </w:p>
    <w:p>
      <w:pPr>
        <w:spacing w:after="120"/>
      </w:pPr>
      <w:ins w:id="31" w:author="Sigrid Anna Aalberg Vikjord" w:date="2026-10-26T09:00:00Z">
        <w:r>
          <w:rPr>
            <w:b w:val="false"/>
            <w:bCs w:val="false"/>
            <w:i w:val="false"/>
            <w:iCs w:val="false"/>
          </w:rPr>
          <w:t xml:space="preserve">All registry data are requested from 2008 (Norwegian Patient Registry) and 2004 (Legemiddelregisteret), or from the start of the registry, and until the latest available data within the project period.</w:t>
        </w:r>
      </w:ins>
    </w:p>
    <w:p>
      <w:pPr>
        <w:pStyle w:val="ListParagraph"/>
        <w:numPr>
          <w:ilvl w:val="0"/>
          <w:numId w:val="2"/>
        </w:numPr>
      </w:pPr>
      <w:r>
        <w:t xml:space="preserve">The Medical Birth Registry</w:t>
      </w:r>
    </w:p>
    <w:p>
      <w:pPr>
        <w:pStyle w:val="ListParagraph"/>
        <w:numPr>
          <w:ilvl w:val="0"/>
          <w:numId w:val="2"/>
        </w:numPr>
      </w:pPr>
      <w:r>
        <w:t xml:space="preserve">Statistics Norway</w:t>
      </w:r>
    </w:p>
    <w:p>
      <w:pPr>
        <w:pStyle w:val="ListParagraph"/>
        <w:numPr>
          <w:ilvl w:val="0"/>
          <w:numId w:val="2"/>
        </w:numPr>
      </w:pPr>
      <w:r>
        <w:t xml:space="preserve">Norwegian Patient Registry (NPR)</w:t>
      </w:r>
      <w:ins w:id="32" w:author="Sigrid Anna Aalberg Vikjord" w:date="2026-10-26T09:00:00Z">
        <w:r>
          <w:rPr>
            <w:b w:val="false"/>
            <w:bCs w:val="false"/>
            <w:i w:val="false"/>
            <w:iCs w:val="false"/>
          </w:rPr>
          <w:t xml:space="preserve">: all main and secondary diagnoses (ICD-10), including respiratory and cardiovascular diagnoses, procedure codes, dates of admission and discharge, level of care (inpatient, day case, outpatient) and the Charlson comorbidity index</w:t>
        </w:r>
      </w:ins>
    </w:p>
    <w:p>
      <w:pPr>
        <w:pStyle w:val="ListParagraph"/>
        <w:numPr>
          <w:ilvl w:val="0"/>
          <w:numId w:val="2"/>
        </w:numPr>
      </w:pPr>
      <w:r>
        <w:t xml:space="preserve">Norwegian Cause of Death Registry (DÅR)</w:t>
      </w:r>
      <w:ins w:id="33" w:author="Sigrid Anna Aalberg Vikjord" w:date="2026-10-26T09:00:00Z">
        <w:r>
          <w:rPr>
            <w:b w:val="false"/>
            <w:bCs w:val="false"/>
            <w:i w:val="false"/>
            <w:iCs w:val="false"/>
          </w:rPr>
          <w:t xml:space="preserve">: date of death, underlying and contributing causes of death, including respiratory, cardiovascular and cancer deaths</w:t>
        </w:r>
      </w:ins>
    </w:p>
    <w:p>
      <w:pPr>
        <w:pStyle w:val="ListParagraph"/>
        <w:numPr>
          <w:ilvl w:val="0"/>
          <w:numId w:val="2"/>
        </w:numPr>
        <w:rPr>
          <w:ins w:id="35" w:author="Sigrid Anna Aalberg Vikjord" w:date="2026-10-26T09:00:00Z"/>
        </w:rPr>
      </w:pPr>
      <w:ins w:id="34" w:author="Sigrid Anna Aalberg Vikjord" w:date="2026-10-26T09:00:00Z">
        <w:r>
          <w:rPr>
            <w:b w:val="false"/>
            <w:bCs w:val="false"/>
            <w:i w:val="false"/>
            <w:iCs w:val="false"/>
          </w:rPr>
          <w:t xml:space="preserve">Legemiddelregisteret (LMR; the Norwegian drug registry at the Norwegian Institute of Public Health, which since 2023 includes data from the former Norwegian Prescription Database, Reseptregisteret, from 2004): dispensed drugs (ATC codes, dispensing date, amount and defined daily doses), including inhaled respiratory medication, systemic corticosteroids, antibiotics and cardiovascular medication</w:t>
        </w:r>
      </w:ins>
    </w:p>
    <w:p>
      <w:pPr>
        <w:pStyle w:val="ListParagraph"/>
        <w:numPr>
          <w:ilvl w:val="0"/>
          <w:numId w:val="2"/>
        </w:numPr>
        <w:rPr>
          <w:ins w:id="37" w:author="Sigrid Anna Aalberg Vikjord" w:date="2026-10-26T09:00:00Z"/>
        </w:rPr>
      </w:pPr>
      <w:ins w:id="36" w:author="Sigrid Anna Aalberg Vikjord" w:date="2026-10-26T09:00:00Z">
        <w:r>
          <w:rPr>
            <w:b w:val="false"/>
            <w:bCs w:val="false"/>
            <w:i w:val="false"/>
            <w:iCs w:val="false"/>
          </w:rPr>
          <w:t xml:space="preserve">National Population Register (via HUNT databank): date of emigration, for censoring</w:t>
        </w:r>
      </w:ins>
    </w:p>
    <w:p>
      <w:pPr>
        <w:pStyle w:val="ListParagraph"/>
        <w:numPr>
          <w:ilvl w:val="0"/>
          <w:numId w:val="2"/>
        </w:numPr>
      </w:pPr>
      <w:r>
        <w:t xml:space="preserve">Norwegian Institute for Air Research (NILU)</w:t>
      </w:r>
    </w:p>
    <w:p>
      <w:pPr>
        <w:pStyle w:val="ListParagraph"/>
        <w:numPr>
          <w:ilvl w:val="0"/>
          <w:numId w:val="2"/>
        </w:numPr>
      </w:pPr>
      <w:r>
        <w:t xml:space="preserve">Linkage to hospital data</w:t>
      </w:r>
    </w:p>
    <w:p>
      <w:pPr>
        <w:spacing w:after="80" w:before="120"/>
      </w:pPr>
      <w:r>
        <w:rPr>
          <w:u w:val="single"/>
        </w:rPr>
        <w:t xml:space="preserve">Statistics</w:t>
      </w:r>
    </w:p>
    <w:p>
      <w:pPr>
        <w:spacing w:after="120"/>
      </w:pPr>
      <w:r>
        <w:t xml:space="preserve">Lung function trajectories are identified using a discrete mixture model to model longitudinal data on FEV1 in percent of predicted. Group-based multi-trajectory modeling will be done using a censored normal model with the user-written traj package for Stata (Fig. 3) (42). Based on these trajectories, cut-offs for prevalent lung function trajectories will be identified, and individuals diverging from these will be identified by exploratory data analysis (Fig. 4). Lung function trajectories will also be defined by Z-scores, defining significant change as one standard deviation change in either direction. Identified trajectories will be graphically visualized using restricted cubic spline models. The association of exposures and clinical factors with lung function trajectories will be assessed using multivariate regression models. Cox regression models will be used to estimate mortality rates. Missing data will be completed using multiple imputation with chained equations. Due to gender differences in lung function and susceptibility to lifestyle factors like smoking, all analyses will be either stratified by or adjusted for sex.</w:t>
      </w:r>
    </w:p>
    <w:p>
      <w:pPr>
        <w:jc w:val="center"/>
      </w:pPr>
      <w:r>
        <w:drawing>
          <wp:inline distT="0" distB="0" distL="0" distR="0">
            <wp:extent cx="3143250" cy="22764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276475"/>
                    </a:xfrm>
                    <a:prstGeom prst="rect">
                      <a:avLst/>
                    </a:prstGeom>
                  </pic:spPr>
                </pic:pic>
              </a:graphicData>
            </a:graphic>
          </wp:inline>
        </w:drawing>
      </w:r>
    </w:p>
    <w:p>
      <w:pPr>
        <w:spacing w:after="160"/>
      </w:pPr>
      <w:r>
        <w:rPr>
          <w:i/>
          <w:iCs/>
          <w:sz w:val="18"/>
          <w:szCs w:val="18"/>
        </w:rPr>
        <w:t xml:space="preserve">Figure 3 Main lung function trajectories identified using trajplot for Stata.</w:t>
      </w:r>
    </w:p>
    <w:p>
      <w:pPr>
        <w:jc w:val="center"/>
      </w:pPr>
      <w:r>
        <w:drawing>
          <wp:inline distT="0" distB="0" distL="0" distR="0">
            <wp:extent cx="3238500" cy="2352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352675"/>
                    </a:xfrm>
                    <a:prstGeom prst="rect">
                      <a:avLst/>
                    </a:prstGeom>
                  </pic:spPr>
                </pic:pic>
              </a:graphicData>
            </a:graphic>
          </wp:inline>
        </w:drawing>
      </w:r>
    </w:p>
    <w:p>
      <w:pPr>
        <w:spacing w:after="160"/>
      </w:pPr>
      <w:r>
        <w:rPr>
          <w:i/>
          <w:iCs/>
          <w:sz w:val="18"/>
          <w:szCs w:val="18"/>
        </w:rPr>
        <w:t xml:space="preserve">Figure 4 Main lung function trajectories identified within the Young-HUNT cohort.</w:t>
      </w:r>
    </w:p>
    <w:p>
      <w:pPr>
        <w:spacing w:after="120"/>
      </w:pPr>
      <w:r>
        <w:t xml:space="preserve">Clusters of comorbidites in adulthood will be identified using self-organizing maps using the Viscovery SOMine software (www.viscovery.net; Viscovery Software GmbH, Vienna, Austria) (33). Self-organizing maps (SOMs, also referred to as Kohonen maps) were used to create an ordered representation of the comorbidity data. The research group have extensive knowledge on the use of clustering techniques in respiratory research.</w:t>
      </w:r>
    </w:p>
    <w:p>
      <w:pPr>
        <w:spacing w:after="120"/>
        <w:rPr>
          <w:ins w:id="39" w:author="Sigrid Anna Aalberg Vikjord" w:date="2026-10-26T09:00:00Z"/>
        </w:rPr>
      </w:pPr>
      <w:ins w:id="38" w:author="Sigrid Anna Aalberg Vikjord" w:date="2026-10-26T09:00:00Z">
        <w:r>
          <w:rPr>
            <w:b w:val="false"/>
            <w:bCs w:val="false"/>
            <w:i w:val="false"/>
            <w:iCs w:val="false"/>
          </w:rPr>
          <w:t xml:space="preserve">Blood biomarkers (aim 3): Chronic airflow limitation is defined as pre-bronchodilator FEV1/FVC below the lower limit of normal (GLI) combined with respiratory symptoms or a self-reported physician diagnosis of COPD, and normal spirometry as FEV1/FVC, FEV1 and FVC all above the lower limit of normal. Participants with a respiratory infection on the day of examination or daily use of oral corticosteroids are excluded from the main analysis. Eosinophils and log-transformed NLR are modelled as continuous variables using restricted cubic splines with an interaction term, presented as risk surfaces, and as four pre-specified phenotypes (high/low eosinophils × high/low NLR). Mortality is analysed with Cox regression, and hospitalizations and cause-specific death with cause-specific Cox and Fine-Gray models accounting for competing risk of death. Models are adjusted for age, sex, smoking, BMI, FEV1 % predicted, CRP, comorbidity, asthma, atopy and use of inhaled corticosteroids. Effect modification by airflow limitation status is tested with interaction terms. Added prognostic value beyond a base model (age, sex, smoking, BMI, FEV1, CAT, mMRC, comorbidity and previous exacerbations) is assessed by change in C-index, net reclassification, calibration and decision curve analysis, with internal validation by bootstrapping.</w:t>
        </w:r>
      </w:ins>
    </w:p>
    <w:p>
      <w:pPr>
        <w:spacing w:after="80" w:before="120"/>
      </w:pPr>
      <w:r>
        <w:rPr>
          <w:u w:val="single"/>
        </w:rPr>
        <w:t xml:space="preserve">Spirometry measurements</w:t>
      </w:r>
    </w:p>
    <w:p>
      <w:pPr>
        <w:spacing w:after="120"/>
      </w:pPr>
      <w:r>
        <w:t xml:space="preserve">FEV1 is the most robust parameter of spirometry, while FVC is more technique dependent and therefore more prone to be biased in longitudinal studies. Children/adolescents might empty their lungs within 2-3 seconds, and many do not reach a plateau but rather have an abrupt end of expiration. Due to these factors, we will use FEV1 to plot trajectories in this study. FEV1 is a measure of airway function, and FVC a measure of alveolarization, and so covers only one part of lung function development and loss.</w:t>
      </w:r>
    </w:p>
    <w:p>
      <w:pPr>
        <w:spacing w:after="100" w:before="200"/>
        <w:ind w:left="300"/>
      </w:pPr>
      <w:r>
        <w:rPr>
          <w:b/>
          <w:bCs/>
          <w:sz w:val="24"/>
          <w:szCs w:val="24"/>
        </w:rPr>
        <w:t xml:space="preserve">4.2. Organization and collaboration</w:t>
      </w:r>
    </w:p>
    <w:p>
      <w:pPr>
        <w:spacing w:after="120"/>
      </w:pPr>
      <w:r>
        <w:t xml:space="preserve">The project team includes highly competent persons in epidemiology, statistics, pulmonology and general practice, many of these are experienced in handling large data sets and linkage to regional and national registers. Combined with competency in research, many are clinicians with broad experience in handling of patients in primary and secondary care.</w:t>
      </w:r>
    </w:p>
    <w:p>
      <w:pPr>
        <w:spacing w:after="80" w:before="120"/>
      </w:pPr>
      <w:r>
        <w:rPr>
          <w:u w:val="single"/>
        </w:rPr>
        <w:t xml:space="preserve">NTNU</w:t>
      </w:r>
    </w:p>
    <w:p>
      <w:pPr>
        <w:spacing w:after="120"/>
      </w:pPr>
      <w:r>
        <w:t xml:space="preserve">Researcher Sigrid Aalberg Vikjord, M.D., PhD. The topic of the PhD thesis was how comorbidities influence outcomes like mortality and severe exacerbations in COPD.</w:t>
      </w:r>
    </w:p>
    <w:p>
      <w:pPr>
        <w:spacing w:after="120"/>
      </w:pPr>
      <w:r>
        <w:t xml:space="preserve">Professor Arnulf Langhammer, MD, PhD, specialist in general practice, is the leader of the Osteoporosis Study and the Lung Study in HUNT2-4. He has been member of HUNT management team in HUNT2-4, leader of WP questionnaires in HUNT3-4, and is the leader of HUNT databank. He has 35 years of experience as general practitioner.</w:t>
      </w:r>
    </w:p>
    <w:p>
      <w:pPr>
        <w:spacing w:after="120"/>
      </w:pPr>
      <w:r>
        <w:t xml:space="preserve">Postdoctoral fellow Laxmi Bhatta, MPH, PhD. Recently defended his thesis on spirometric criteria in the HUNT Study.</w:t>
      </w:r>
    </w:p>
    <w:p>
      <w:pPr>
        <w:spacing w:after="120"/>
      </w:pPr>
      <w:r>
        <w:t xml:space="preserve">Professor emerita Turid Lingaas Holmen, MD, PhD. Specialist in pediatrics, with focus on pulmonology. Principal investigator</w:t>
      </w:r>
    </w:p>
    <w:p>
      <w:pPr>
        <w:spacing w:after="80" w:before="120"/>
      </w:pPr>
      <w:r>
        <w:rPr>
          <w:u w:val="single"/>
        </w:rPr>
        <w:t xml:space="preserve">Gothenburg University</w:t>
      </w:r>
    </w:p>
    <w:p>
      <w:pPr>
        <w:spacing w:after="120"/>
      </w:pPr>
      <w:r>
        <w:t xml:space="preserve">Researcher Lowie Vanfleteren, MD, PhD, specialist in pulmonology. Experienced researcher in lung epidemiology, COPD and comorbidities and pulmonary rehabilitation. He is currently head of the COPD centre at Sahlgrenska hospital, and senior lecturer at Gothenburg University.</w:t>
      </w:r>
    </w:p>
    <w:p>
      <w:pPr>
        <w:spacing w:after="120"/>
      </w:pPr>
      <w:r>
        <w:t xml:space="preserve">CADSET. This project will collaborate with CADSET, a clinical research group funded by the European Respiratory Society (ERS). CADSET is a pan-European network committed to promoting clinical research in chronic airway diseases. https://www.ersnet.org/science-and-research/clinical-research-collaboration-application-programme/cadset-chronic-airway-diseases-early-stratification/</w:t>
      </w:r>
    </w:p>
    <w:p>
      <w:pPr>
        <w:spacing w:after="100" w:before="200"/>
        <w:ind w:left="300"/>
      </w:pPr>
      <w:r>
        <w:rPr>
          <w:b/>
          <w:bCs/>
          <w:sz w:val="24"/>
          <w:szCs w:val="24"/>
        </w:rPr>
        <w:t xml:space="preserve">4.3. Plan for publication and dissemination</w:t>
      </w:r>
    </w:p>
    <w:p>
      <w:pPr>
        <w:spacing w:after="120"/>
      </w:pPr>
      <w:r>
        <w:t xml:space="preserve">The study addresses a major public health concern and a prevalent disease in the community, both nationally and internationally. New knowledge will be conveyed to, not only the scientific community and health personnel, but also to other stakeholders like patient associations, health politicians and public health officials, setting </w:t>
      </w:r>
      <w:del w:id="40" w:author="Sigrid Anna Aalberg Vikjord" w:date="2026-10-26T09:00:00Z">
        <w:r>
          <w:rPr>
            <w:b w:val="false"/>
            <w:bCs w:val="false"/>
            <w:i w:val="false"/>
            <w:iCs w:val="false"/>
          </w:rPr>
          <w:delText xml:space="preserve">osteoporosis and fractures</w:delText>
        </w:r>
      </w:del>
      <w:ins w:id="41" w:author="Sigrid Anna Aalberg Vikjord" w:date="2026-10-26T09:00:00Z">
        <w:r>
          <w:rPr>
            <w:b w:val="false"/>
            <w:bCs w:val="false"/>
            <w:i w:val="false"/>
            <w:iCs w:val="false"/>
          </w:rPr>
          <w:t xml:space="preserve">lung health and chronic airway diseases</w:t>
        </w:r>
      </w:ins>
      <w:r>
        <w:t xml:space="preserve"> on the agenda. To obtain this, we will implement a multifaceted communication strategy. Our target audience is highly heterogeneous, in terms of age span, focus and information needs. Means of communication: 1) publication of results in high-impact journals and popular science journals, 2) presentations at meetings and conferences, 3) social media like the NTNU blog and Facebook page, Twitter and 4) Community Medicine seminars at HUNT Research Centre.</w:t>
      </w:r>
    </w:p>
    <w:p>
      <w:pPr>
        <w:spacing w:after="120"/>
      </w:pPr>
      <w:r>
        <w:t xml:space="preserve">Publication plan:</w:t>
      </w:r>
    </w:p>
    <w:p>
      <w:pPr>
        <w:spacing w:after="120"/>
      </w:pPr>
      <w:r>
        <w:t xml:space="preserve">2024: Clinical characteristics of individuals exhibiting lung function catch-up through adolescence and young adulthood.</w:t>
      </w:r>
    </w:p>
    <w:p>
      <w:pPr>
        <w:spacing w:after="120"/>
      </w:pPr>
      <w:r>
        <w:t xml:space="preserve">2024: Long-term risk for respiratory and cardiovascular hospitalization or mortality in individuals with asymptomatic airflow limitation and PRISm in a general population. The HUNT Study.</w:t>
      </w:r>
    </w:p>
    <w:p>
      <w:pPr>
        <w:spacing w:after="120"/>
      </w:pPr>
      <w:r>
        <w:t xml:space="preserve">2025: Clinical characteristics and biomarkers of lung function trajectories.</w:t>
      </w:r>
    </w:p>
    <w:p>
      <w:pPr>
        <w:spacing w:after="120"/>
      </w:pPr>
      <w:r>
        <w:t xml:space="preserve">2026: The association between lung function trajectories and comorbidity clusters in adulthood.</w:t>
      </w:r>
    </w:p>
    <w:p>
      <w:pPr>
        <w:spacing w:after="120"/>
        <w:rPr>
          <w:ins w:id="43" w:author="Sigrid Anna Aalberg Vikjord" w:date="2026-10-26T09:00:00Z"/>
        </w:rPr>
      </w:pPr>
      <w:ins w:id="42" w:author="Sigrid Anna Aalberg Vikjord" w:date="2026-10-26T09:00:00Z">
        <w:r>
          <w:rPr>
            <w:b w:val="false"/>
            <w:bCs w:val="false"/>
            <w:i w:val="false"/>
            <w:iCs w:val="false"/>
          </w:rPr>
          <w:t xml:space="preserve">2027: Blood eosinophils and neutrophil-to-lymphocyte ratio as predictors of exacerbations, hospitalization and mortality in adults with and without chronic airflow limitation. The HUNT Study.</w:t>
        </w:r>
      </w:ins>
    </w:p>
    <w:p>
      <w:pPr>
        <w:spacing w:after="120"/>
        <w:rPr>
          <w:ins w:id="45" w:author="Sigrid Anna Aalberg Vikjord" w:date="2026-10-26T09:00:00Z"/>
        </w:rPr>
      </w:pPr>
      <w:ins w:id="44" w:author="Sigrid Anna Aalberg Vikjord" w:date="2026-10-26T09:00:00Z">
        <w:r>
          <w:rPr>
            <w:b w:val="false"/>
            <w:bCs w:val="false"/>
            <w:i w:val="false"/>
            <w:iCs w:val="false"/>
          </w:rPr>
          <w:t xml:space="preserve">2028–2030: Lung function trajectories from adolescence to adulthood including HUNT5 follow-up data.</w:t>
        </w:r>
      </w:ins>
    </w:p>
    <w:p>
      <w:pPr>
        <w:spacing w:after="100" w:before="200"/>
        <w:ind w:left="300"/>
      </w:pPr>
      <w:r>
        <w:rPr>
          <w:b/>
          <w:bCs/>
          <w:sz w:val="24"/>
          <w:szCs w:val="24"/>
        </w:rPr>
        <w:t xml:space="preserve">4.4. Implementation</w:t>
      </w:r>
    </w:p>
    <w:p>
      <w:pPr>
        <w:spacing w:after="120"/>
      </w:pPr>
      <w:r>
        <w:t xml:space="preserve">Obstructive lung diseases as chronic obstructive pulmonary disease (COPD) and asthma are major contributors to morbidity, mortality and health care expenditure worldwide. A high smoking prevalence, an aging population and the last decades advances in the treatment of other non-communicable diseases have caused obstructive lung disease to be the estimated third leading cause of death in 2030 (8). There is currently no curative therapy for COPD, and treatment is mostly symptomatic. Given that airway and parenchymal damage often is severe at the time of diagnosis, it is difficult to reverse the condition once it is established. Prevention of the disease is currently the only known approach (4). It is shown that smoking cessation halt or even reverse lung function decline in young adults (9).</w:t>
      </w:r>
    </w:p>
    <w:p>
      <w:pPr>
        <w:spacing w:after="120"/>
      </w:pPr>
      <w:r>
        <w:t xml:space="preserve">Recent advances in the understanding of lung function development have identified different trajectories of lung function growth. Lung function development is influenced by a variety of factors, but their influence on different trajectories is unknown. New knowledge is warranted in order to target preventive strategies and improved treatment of different subgroups and avoidance of under- and over-treatment.</w:t>
      </w:r>
    </w:p>
    <w:p>
      <w:pPr>
        <w:spacing w:after="120" w:before="240"/>
      </w:pPr>
      <w:r>
        <w:rPr>
          <w:b/>
          <w:bCs/>
          <w:sz w:val="28"/>
          <w:szCs w:val="28"/>
        </w:rPr>
        <w:t xml:space="preserve">5. User involvement</w:t>
      </w:r>
    </w:p>
    <w:p>
      <w:pPr>
        <w:spacing w:after="120"/>
      </w:pPr>
      <w:r>
        <w:t xml:space="preserve">The HUNT Study have close collaborations with patients, patient associations, advisory boards, politicians and the administrations of involved counties and municipalities. For this study we have established contact with a local user representative from the National Association for Heart and Lung Disease (LHL), which has been involved in planning of the current study. The results from the study will be disseminated through the channels of LHL, including local information meetings. Other stakeholders including health care personnel, relevant trade unions and pharmaceutical industry will be involved based on results from the ongoing study.</w:t>
      </w:r>
    </w:p>
    <w:p>
      <w:pPr>
        <w:spacing w:after="120" w:before="240"/>
      </w:pPr>
      <w:r>
        <w:rPr>
          <w:b/>
          <w:bCs/>
          <w:sz w:val="28"/>
          <w:szCs w:val="28"/>
        </w:rPr>
        <w:t xml:space="preserve">6. Ethics</w:t>
      </w:r>
    </w:p>
    <w:p>
      <w:pPr>
        <w:spacing w:after="120"/>
      </w:pPr>
      <w:r>
        <w:t xml:space="preserve">All participants have given written, informed consent to data storage, linkage to registries and research. The study does not give reason to any ethical concern; participants and researchers share the wish for new knowledge. REK approval was given, project no. 96306.</w:t>
      </w:r>
      <w:ins w:id="46" w:author="Sigrid Anna Aalberg Vikjord" w:date="2026-10-26T09:00:00Z">
        <w:r>
          <w:rPr>
            <w:b w:val="false"/>
            <w:bCs w:val="false"/>
            <w:i w:val="false"/>
            <w:iCs w:val="false"/>
          </w:rPr>
          <w:t xml:space="preserve"> The project period is extended to 31.12.2030. The new analyses use data already collected in HUNT4 and linkage to central health registries covered by the HUNT consent; no new contact with participants is required for aim 3. Data are handled de-identified in HUNT databank and NTNU’s secure environment, and the linkage key is kept by Statistics Norway.</w:t>
        </w:r>
      </w:ins>
    </w:p>
    <w:p>
      <w:pPr>
        <w:spacing w:after="120" w:before="240"/>
      </w:pPr>
      <w:r>
        <w:rPr>
          <w:b/>
          <w:bCs/>
          <w:sz w:val="28"/>
          <w:szCs w:val="28"/>
        </w:rPr>
        <w:t xml:space="preserve">7. References</w:t>
      </w:r>
    </w:p>
    <w:p>
      <w:pPr>
        <w:spacing w:after="60"/>
        <w:ind w:left="500" w:hanging="500"/>
      </w:pPr>
      <w:r>
        <w:rPr>
          <w:sz w:val="20"/>
          <w:szCs w:val="20"/>
        </w:rPr>
        <w:t xml:space="preserve">1.	Melen E, Guerra S. Recent advances in understanding lung function development. F1000Res. 2017;6:726.</w:t>
      </w:r>
    </w:p>
    <w:p>
      <w:pPr>
        <w:spacing w:after="60"/>
        <w:ind w:left="500" w:hanging="500"/>
      </w:pPr>
      <w:r>
        <w:rPr>
          <w:sz w:val="20"/>
          <w:szCs w:val="20"/>
        </w:rPr>
        <w:t xml:space="preserve">2.	Agusti A, Faner R. Lung function trajectories in health and disease. Lancet Respir Med. 2019;7(4):358-64.</w:t>
      </w:r>
    </w:p>
    <w:p>
      <w:pPr>
        <w:spacing w:after="60"/>
        <w:ind w:left="500" w:hanging="500"/>
      </w:pPr>
      <w:r>
        <w:rPr>
          <w:sz w:val="20"/>
          <w:szCs w:val="20"/>
        </w:rPr>
        <w:t xml:space="preserve">3.	Bui DS, Lodge CJ, Burgess JA, Lowe AJ, Perret J, Bui MQ, et al. Childhood predictors of lung function trajectories and future COPD risk: a prospective cohort study from the first to the sixth decade of life. Lancet Respir Med. 2018;6(7):535-44.</w:t>
      </w:r>
    </w:p>
    <w:p>
      <w:pPr>
        <w:spacing w:after="60"/>
        <w:ind w:left="500" w:hanging="500"/>
      </w:pPr>
      <w:r>
        <w:rPr>
          <w:sz w:val="20"/>
          <w:szCs w:val="20"/>
        </w:rPr>
        <w:t xml:space="preserve">4.	Martinez FD. Early-Life Origins of Chronic Obstructive Pulmonary Disease. N Engl J Med. 2016;375(9):871-8.</w:t>
      </w:r>
    </w:p>
    <w:p>
      <w:pPr>
        <w:spacing w:after="60"/>
        <w:ind w:left="500" w:hanging="500"/>
      </w:pPr>
      <w:r>
        <w:rPr>
          <w:sz w:val="20"/>
          <w:szCs w:val="20"/>
        </w:rPr>
        <w:t xml:space="preserve">5.	Lange P, Celli B, Agusti A, Boje Jensen G, Divo M, Faner R, et al. Lung-Function Trajectories Leading to Chronic Obstructive Pulmonary Disease. N Engl J Med. 2015;373(2):111-22.</w:t>
      </w:r>
    </w:p>
    <w:p>
      <w:pPr>
        <w:spacing w:after="60"/>
        <w:ind w:left="500" w:hanging="500"/>
      </w:pPr>
      <w:r>
        <w:rPr>
          <w:sz w:val="20"/>
          <w:szCs w:val="20"/>
        </w:rPr>
        <w:t xml:space="preserve">6.	McGeachie MJ, Yates KP, Zhou X, Guo F, Sternberg AL, Van Natta ML, et al. Patterns of Growth and Decline in Lung Function in Persistent Childhood Asthma. N Engl J Med. 2016;374(19):1842-52.</w:t>
      </w:r>
    </w:p>
    <w:p>
      <w:pPr>
        <w:spacing w:after="60"/>
        <w:ind w:left="500" w:hanging="500"/>
      </w:pPr>
      <w:r>
        <w:rPr>
          <w:sz w:val="20"/>
          <w:szCs w:val="20"/>
        </w:rPr>
        <w:t xml:space="preserve">7.	Xuan W, Peat JK, Toelle BG, Marks GB, Berry G, Woolcock AJ. Lung function growth and its relation to airway hyperresponsiveness and recent wheeze. Results from a longitudinal population study. Am J Respir Crit Care Med. 2000;161(6):1820-4.</w:t>
      </w:r>
    </w:p>
    <w:p>
      <w:pPr>
        <w:spacing w:after="60"/>
        <w:ind w:left="500" w:hanging="500"/>
      </w:pPr>
      <w:r>
        <w:rPr>
          <w:sz w:val="20"/>
          <w:szCs w:val="20"/>
        </w:rPr>
        <w:t xml:space="preserve">8.	Schittny JC. Development of the lung. Cell Tissue Res. 2017;367(3):427-44.</w:t>
      </w:r>
    </w:p>
    <w:p>
      <w:pPr>
        <w:spacing w:after="60"/>
        <w:ind w:left="500" w:hanging="500"/>
      </w:pPr>
      <w:r>
        <w:rPr>
          <w:sz w:val="20"/>
          <w:szCs w:val="20"/>
        </w:rPr>
        <w:t xml:space="preserve">9.	Burrows B, Cline MG, Knudson RJ, Taussig LM, Lebowitz MD. A descriptive analysis of the growth and decline of the FVC and FEV1. Chest. 1983;83(5):717-24.</w:t>
      </w:r>
    </w:p>
    <w:p>
      <w:pPr>
        <w:spacing w:after="60"/>
        <w:ind w:left="500" w:hanging="500"/>
      </w:pPr>
      <w:r>
        <w:rPr>
          <w:sz w:val="20"/>
          <w:szCs w:val="20"/>
        </w:rPr>
        <w:t xml:space="preserve">10.	Gold DR, Wang X, Wypij D, Speizer FE, Ware JH, Dockery DW. Effects of cigarette smoking on lung function in adolescent boys and girls. N Engl J Med. 1996;335(13):931-7.</w:t>
      </w:r>
    </w:p>
    <w:p>
      <w:pPr>
        <w:spacing w:after="60"/>
        <w:ind w:left="500" w:hanging="500"/>
      </w:pPr>
      <w:r>
        <w:rPr>
          <w:sz w:val="20"/>
          <w:szCs w:val="20"/>
        </w:rPr>
        <w:t xml:space="preserve">11.	Mannino DM, Buist AS. Global burden of COPD: risk factors, prevalence, and future trends. Lancet. 2007;370(9589):765-73.</w:t>
      </w:r>
    </w:p>
    <w:p>
      <w:pPr>
        <w:spacing w:after="60"/>
        <w:ind w:left="500" w:hanging="500"/>
      </w:pPr>
      <w:r>
        <w:rPr>
          <w:sz w:val="20"/>
          <w:szCs w:val="20"/>
        </w:rPr>
        <w:t xml:space="preserve">12.	Allinson JP, Hardy R, Donaldson GC, Shaheen SO, Kuh D, Wedzicha JA. Combined Impact of Smoking and Early-Life Exposures on Adult Lung Function Trajectories. Am J Respir Crit Care Med. 2017;196(8):1021-30.</w:t>
      </w:r>
    </w:p>
    <w:p>
      <w:pPr>
        <w:spacing w:after="60"/>
        <w:ind w:left="500" w:hanging="500"/>
      </w:pPr>
      <w:r>
        <w:rPr>
          <w:sz w:val="20"/>
          <w:szCs w:val="20"/>
        </w:rPr>
        <w:t xml:space="preserve">13.	Gotschi T, Heinrich J, Sunyer J, Kunzli N. Long-term effects of ambient air pollution on lung function: a review. Epidemiology. 2008;19(5):690-701.</w:t>
      </w:r>
    </w:p>
    <w:p>
      <w:pPr>
        <w:spacing w:after="60"/>
        <w:ind w:left="500" w:hanging="500"/>
      </w:pPr>
      <w:r>
        <w:rPr>
          <w:sz w:val="20"/>
          <w:szCs w:val="20"/>
        </w:rPr>
        <w:t xml:space="preserve">14.	Li S, Williams G, Jalaludin B, Baker P. Panel studies of air pollution on children's lung function and respiratory symptoms: a literature review. J Asthma. 2012;49(9):895-910.</w:t>
      </w:r>
    </w:p>
    <w:p>
      <w:pPr>
        <w:spacing w:after="60"/>
        <w:ind w:left="500" w:hanging="500"/>
      </w:pPr>
      <w:r>
        <w:rPr>
          <w:sz w:val="20"/>
          <w:szCs w:val="20"/>
        </w:rPr>
        <w:t xml:space="preserve">15.	Gauderman WJ, Avol E, Gilliland F, Vora H, Thomas D, Berhane K, et al. The effect of air pollution on lung development from 10 to 18 years of age. N Engl J Med. 2004;351(11):1057-67.</w:t>
      </w:r>
    </w:p>
    <w:p>
      <w:pPr>
        <w:spacing w:after="60"/>
        <w:ind w:left="500" w:hanging="500"/>
      </w:pPr>
      <w:r>
        <w:rPr>
          <w:sz w:val="20"/>
          <w:szCs w:val="20"/>
        </w:rPr>
        <w:t xml:space="preserve">16.	Rice MB, Rifas-Shiman SL, Litonjua AA, Oken E, Gillman MW, Kloog I, et al. Lifetime Exposure to Ambient Pollution and Lung Function in Children. Am J Respir Crit Care Med. 2016;193(8):881-8.</w:t>
      </w:r>
    </w:p>
    <w:p>
      <w:pPr>
        <w:spacing w:after="60"/>
        <w:ind w:left="500" w:hanging="500"/>
      </w:pPr>
      <w:r>
        <w:rPr>
          <w:sz w:val="20"/>
          <w:szCs w:val="20"/>
        </w:rPr>
        <w:t xml:space="preserve">17.	Urman R, McConnell R, Islam T, Avol EL, Lurmann FW, Vora H, et al. Associations of children's lung function with ambient air pollution: joint effects of regional and near-roadway pollutants. Thorax. 2014;69(6):540-7.</w:t>
      </w:r>
    </w:p>
    <w:p>
      <w:pPr>
        <w:spacing w:after="60"/>
        <w:ind w:left="500" w:hanging="500"/>
      </w:pPr>
      <w:r>
        <w:rPr>
          <w:sz w:val="20"/>
          <w:szCs w:val="20"/>
        </w:rPr>
        <w:t xml:space="preserve">18.	Sears MR, Greene JM, Willan AR, Wiecek EM, Taylor DR, Flannery EM, et al. A longitudinal, population-based, cohort study of childhood asthma followed to adulthood. N Engl J Med. 2003;349(15):1414-22.</w:t>
      </w:r>
    </w:p>
    <w:p>
      <w:pPr>
        <w:spacing w:after="60"/>
        <w:ind w:left="500" w:hanging="500"/>
      </w:pPr>
      <w:r>
        <w:rPr>
          <w:sz w:val="20"/>
          <w:szCs w:val="20"/>
        </w:rPr>
        <w:t xml:space="preserve">19.	Tai A, Tran H, Roberts M, Clarke N, Wilson J, Robertson CF. The association between childhood asthma and adult chronic obstructive pulmonary disease. Thorax. 2014;69(9):805-10.</w:t>
      </w:r>
    </w:p>
    <w:p>
      <w:pPr>
        <w:spacing w:after="60"/>
        <w:ind w:left="500" w:hanging="500"/>
      </w:pPr>
      <w:r>
        <w:rPr>
          <w:sz w:val="20"/>
          <w:szCs w:val="20"/>
        </w:rPr>
        <w:t xml:space="preserve">20.	Edmond K, Scott S, Korczak V, Ward C, Sanderson C, Theodoratou E, et al. Long term sequelae from childhood pneumonia; systematic review and meta-analysis. PLoS One. 2012;7(2):e31239.</w:t>
      </w:r>
    </w:p>
    <w:p>
      <w:pPr>
        <w:spacing w:after="60"/>
        <w:ind w:left="500" w:hanging="500"/>
      </w:pPr>
      <w:r>
        <w:rPr>
          <w:sz w:val="20"/>
          <w:szCs w:val="20"/>
        </w:rPr>
        <w:t xml:space="preserve">21.	Chan JY, Stern DA, Guerra S, Wright AL, Morgan WJ, Martinez FD. Pneumonia in childhood and impaired lung function in adults: a longitudinal study. Pediatrics. 2015;135(4):607-16.</w:t>
      </w:r>
    </w:p>
    <w:p>
      <w:pPr>
        <w:spacing w:after="60"/>
        <w:ind w:left="500" w:hanging="500"/>
      </w:pPr>
      <w:r>
        <w:rPr>
          <w:sz w:val="20"/>
          <w:szCs w:val="20"/>
        </w:rPr>
        <w:t xml:space="preserve">22.	Shaheen SO, Sterne JA, Tucker JS, Florey CD. Birth weight, childhood lower respiratory tract infection, and adult lung function. Thorax. 1998;53(7):549-53.</w:t>
      </w:r>
    </w:p>
    <w:p>
      <w:pPr>
        <w:spacing w:after="60"/>
        <w:ind w:left="500" w:hanging="500"/>
      </w:pPr>
      <w:r>
        <w:rPr>
          <w:sz w:val="20"/>
          <w:szCs w:val="20"/>
        </w:rPr>
        <w:t xml:space="preserve">23.	Hayden LP, Hobbs BD, Cohen RT, Wise RA, Checkley W, Crapo JD, et al. Childhood pneumonia increases risk for chronic obstructive pulmonary disease: the COPDGene study. Respir Res. 2015;16:115.</w:t>
      </w:r>
    </w:p>
    <w:p>
      <w:pPr>
        <w:spacing w:after="60"/>
        <w:ind w:left="500" w:hanging="500"/>
      </w:pPr>
      <w:r>
        <w:rPr>
          <w:sz w:val="20"/>
          <w:szCs w:val="20"/>
        </w:rPr>
        <w:t xml:space="preserve">24.	Eijkemans M, Mommers M, Remmers T, Draaisma JMT, Prins MH, Thijs C. Physical activity and asthma development in childhood: Prospective birth cohort study. Pediatr Pulmonol. 2019.</w:t>
      </w:r>
    </w:p>
    <w:p>
      <w:pPr>
        <w:spacing w:after="60"/>
        <w:ind w:left="500" w:hanging="500"/>
      </w:pPr>
      <w:r>
        <w:rPr>
          <w:sz w:val="20"/>
          <w:szCs w:val="20"/>
        </w:rPr>
        <w:t xml:space="preserve">25.	Cassim R, Dharmage SC, Koplin JJ, Milanzi E, Paro FM, Russell MA. Does physical activity strengthen lungs and protect against asthma in childhood? A systematic review. Pediatr Allergy Immunol. 2019.</w:t>
      </w:r>
    </w:p>
    <w:p>
      <w:pPr>
        <w:spacing w:after="60"/>
        <w:ind w:left="500" w:hanging="500"/>
      </w:pPr>
      <w:r>
        <w:rPr>
          <w:sz w:val="20"/>
          <w:szCs w:val="20"/>
        </w:rPr>
        <w:t xml:space="preserve">26.	Beggs S, Foong YC, Le HC, Noor D, Wood-Baker R, Walters JA. Swimming training for asthma in children and adolescents aged 18 years and under. Cochrane Database Syst Rev. 2013(4):CD009607.</w:t>
      </w:r>
    </w:p>
    <w:p>
      <w:pPr>
        <w:spacing w:after="60"/>
        <w:ind w:left="500" w:hanging="500"/>
      </w:pPr>
      <w:r>
        <w:rPr>
          <w:sz w:val="20"/>
          <w:szCs w:val="20"/>
        </w:rPr>
        <w:t xml:space="preserve">27.	Gleeson M, Bishop NC, Stensel DJ, Lindley MR, Mastana SS, Nimmo MA. The anti- inflammatory effects of exercise: mechanisms and implications for the prevention and treatment of disease. Nat Rev Immunol. 2011;11(9):607-15.</w:t>
      </w:r>
    </w:p>
    <w:p>
      <w:pPr>
        <w:spacing w:after="60"/>
        <w:ind w:left="500" w:hanging="500"/>
      </w:pPr>
      <w:r>
        <w:rPr>
          <w:sz w:val="20"/>
          <w:szCs w:val="20"/>
        </w:rPr>
        <w:t xml:space="preserve">28.	Rocha V, Stringhini S, Henriques A, Falcao H, Barros H, Fraga S. Life-course socioeconomic status and lung function in adulthood: a study in the EPIPorto cohort. J Epidemiol Community Health. 2019.</w:t>
      </w:r>
    </w:p>
    <w:p>
      <w:pPr>
        <w:spacing w:after="60"/>
        <w:ind w:left="500" w:hanging="500"/>
      </w:pPr>
      <w:r>
        <w:rPr>
          <w:sz w:val="20"/>
          <w:szCs w:val="20"/>
        </w:rPr>
        <w:t xml:space="preserve">29.	Postma DS, Bush A, van den Berge M. Risk factors and early origins of chronic obstructive pulmonary disease. Lancet. 2015;385(9971):899-909.</w:t>
      </w:r>
    </w:p>
    <w:p>
      <w:pPr>
        <w:spacing w:after="60"/>
        <w:ind w:left="500" w:hanging="500"/>
      </w:pPr>
      <w:r>
        <w:rPr>
          <w:sz w:val="20"/>
          <w:szCs w:val="20"/>
        </w:rPr>
        <w:t xml:space="preserve">30.	Park JE, Chung JH, Lee KH, Shin KC. The effect of body composition on pulmonary function. Tuberc Respir Dis (Seoul). 2012;72(5):433-40.</w:t>
      </w:r>
    </w:p>
    <w:p>
      <w:pPr>
        <w:spacing w:after="60"/>
        <w:ind w:left="500" w:hanging="500"/>
      </w:pPr>
      <w:r>
        <w:rPr>
          <w:sz w:val="20"/>
          <w:szCs w:val="20"/>
        </w:rPr>
        <w:t xml:space="preserve">31.	Oliveira PD, Wehrmeister FC, Perez-Padilla R, Goncalves H, Assuncao MC, Horta BL, et al. Relationship between Body Composition and Pulmonary Function in Early Adult Life: A Cross- Sectional Analysis Nested in Two Birth Cohort Studies. PLoS One. 2016;11(9):e0163428.</w:t>
      </w:r>
    </w:p>
    <w:p>
      <w:pPr>
        <w:spacing w:after="60"/>
        <w:ind w:left="500" w:hanging="500"/>
      </w:pPr>
      <w:r>
        <w:rPr>
          <w:sz w:val="20"/>
          <w:szCs w:val="20"/>
        </w:rPr>
        <w:t xml:space="preserve">32.	Svanes C, Sunyer J, Plana E, Dharmage S, Heinrich J, Jarvis D, et al. Early life origins of chronic obstructive pulmonary disease. Thorax. 2010;65(1):14-20.</w:t>
      </w:r>
    </w:p>
    <w:p>
      <w:pPr>
        <w:spacing w:after="60"/>
        <w:ind w:left="500" w:hanging="500"/>
      </w:pPr>
      <w:r>
        <w:rPr>
          <w:sz w:val="20"/>
          <w:szCs w:val="20"/>
        </w:rPr>
        <w:t xml:space="preserve">33.	Vanfleteren LE, Spruit MA, Groenen M, Gaffron S, van Empel VP, Bruijnzeel PL, et al. Clusters of comorbidities based on validated objective measurements and systemic inflammation in patients with chronic obstructive pulmonary disease. Am J Respir Crit Care Med. 2013;187(7):728-35.</w:t>
      </w:r>
    </w:p>
    <w:p>
      <w:pPr>
        <w:spacing w:after="60"/>
        <w:ind w:left="500" w:hanging="500"/>
      </w:pPr>
      <w:r>
        <w:rPr>
          <w:sz w:val="20"/>
          <w:szCs w:val="20"/>
        </w:rPr>
        <w:t xml:space="preserve">34.	Vikjord SA, Brumpton BM, Mai XM, Romundstad S, Langhammer A, Vanfleteren L. The HUNT study: Association of co-morbidity clusters with long-term survival and incidence of exacerbation in a population-based Norwegian COPD cohort. . Respirology. 2022.</w:t>
      </w:r>
    </w:p>
    <w:p>
      <w:pPr>
        <w:spacing w:after="60"/>
        <w:ind w:left="500" w:hanging="500"/>
      </w:pPr>
      <w:r>
        <w:rPr>
          <w:sz w:val="20"/>
          <w:szCs w:val="20"/>
        </w:rPr>
        <w:t xml:space="preserve">35.	Thunqvist P, Gustafsson PM, Schultz ES, Bellander T, Berggren-Brostrom E, Norman M, et al. Lung Function at 8 and 16 Years After Moderate-to-Late Preterm Birth: A Prospective Cohort Study. Pediatrics. 2016;137(4).</w:t>
      </w:r>
    </w:p>
    <w:p>
      <w:pPr>
        <w:spacing w:after="60"/>
        <w:ind w:left="500" w:hanging="500"/>
      </w:pPr>
      <w:r>
        <w:rPr>
          <w:sz w:val="20"/>
          <w:szCs w:val="20"/>
        </w:rPr>
        <w:t xml:space="preserve">36.	Krokstad S, Langhammer A, Hveem K, Holmen TL, Midthjell K, Stene TR, et al. Cohort Profile: the HUNT Study, Norway. Int J Epidemiol. 2013;42(4):968-77.</w:t>
      </w:r>
    </w:p>
    <w:p>
      <w:pPr>
        <w:spacing w:after="60"/>
        <w:ind w:left="500" w:hanging="500"/>
      </w:pPr>
      <w:r>
        <w:rPr>
          <w:sz w:val="20"/>
          <w:szCs w:val="20"/>
        </w:rPr>
        <w:t xml:space="preserve">37.	Holmen TL, Bratberg G, Krokstad S, Langhammer A, Hveem K, Midthjell K, et al. Cohort profile of the Young-HUNT Study, Norway: a population-based study of adolescents. Int J Epidemiol. 2014;43(2):536-44.</w:t>
      </w:r>
    </w:p>
    <w:p>
      <w:pPr>
        <w:spacing w:after="60"/>
        <w:ind w:left="500" w:hanging="500"/>
      </w:pPr>
      <w:r>
        <w:rPr>
          <w:sz w:val="20"/>
          <w:szCs w:val="20"/>
        </w:rPr>
        <w:t xml:space="preserve">38.	Asher MI, Keil U, Anderson HR, Beasley R, Crane J, Martinez F, et al. International Study of Asthma and Allergies in Childhood (ISAAC): rationale and methods. Eur Respir J. 1995;8(3):483-91.</w:t>
      </w:r>
    </w:p>
    <w:p>
      <w:pPr>
        <w:spacing w:after="60"/>
        <w:ind w:left="500" w:hanging="500"/>
      </w:pPr>
      <w:r>
        <w:rPr>
          <w:sz w:val="20"/>
          <w:szCs w:val="20"/>
        </w:rPr>
        <w:t xml:space="preserve">39.	Hankinson JL, Eschenbacher B, Townsend M, Stocks J, Quanjer PH. Use of forced vital capacity and forced expiratory volume in 1 second quality criteria for determining a valid test. Eur Respir J. 2015;45(5):1283-92.</w:t>
      </w:r>
    </w:p>
    <w:p>
      <w:pPr>
        <w:spacing w:after="60"/>
        <w:ind w:left="500" w:hanging="500"/>
      </w:pPr>
      <w:r>
        <w:rPr>
          <w:sz w:val="20"/>
          <w:szCs w:val="20"/>
        </w:rPr>
        <w:t xml:space="preserve">40.	Langhammer A, Johnsen R, Gulsvik A, Holmen TL, Bjermer L. Forced spirometry reference values for Norwegian adults: the Bronchial Obstruction in Nord-Trondelag Study. Eur Respir J. 2001;18(5):770-9.</w:t>
      </w:r>
    </w:p>
    <w:p>
      <w:pPr>
        <w:spacing w:after="60"/>
        <w:ind w:left="500" w:hanging="500"/>
      </w:pPr>
      <w:r>
        <w:rPr>
          <w:sz w:val="20"/>
          <w:szCs w:val="20"/>
        </w:rPr>
        <w:t xml:space="preserve">41.	Quanjer PH, Stanojevic S, Cole TJ, Baur X, Hall GL, Culver BH, et al. Multi-ethnic reference values for spirometry for the 3-95-yr age range: the global lung function 2012 equations. Eur Respir J. 2012;40(6):1324-43.</w:t>
      </w:r>
    </w:p>
    <w:p>
      <w:pPr>
        <w:spacing w:after="60"/>
        <w:ind w:left="500" w:hanging="500"/>
      </w:pPr>
      <w:r>
        <w:rPr>
          <w:sz w:val="20"/>
          <w:szCs w:val="20"/>
        </w:rPr>
        <w:t xml:space="preserve">42.	Nagin DS, Jones BL, Passos VL, Tremblay RE. Group-based multi-trajectory modeling. Stat Methods Med Res. 2018;27(7):2015-23.</w:t>
      </w:r>
    </w:p>
    <w:p>
      <w:pPr>
        <w:spacing w:after="60"/>
        <w:ind w:left="500" w:hanging="500"/>
        <w:rPr>
          <w:ins w:id="48" w:author="Sigrid Anna Aalberg Vikjord" w:date="2026-10-26T09:00:00Z"/>
        </w:rPr>
      </w:pPr>
      <w:ins w:id="47" w:author="Sigrid Anna Aalberg Vikjord" w:date="2026-10-26T09:00:00Z">
        <w:r>
          <w:rPr>
            <w:sz w:val="20"/>
            <w:szCs w:val="20"/>
          </w:rPr>
          <w:t xml:space="preserve">43.	Agusti A, Bel E, Thomas M, Vogelmeier C, Brusselle G, Holgate S, et al. Treatable traits: toward precision medicine of chronic airway diseases. Eur Respir J. 2016;47(2):410-9.</w:t>
        </w:r>
      </w:ins>
    </w:p>
    <w:p>
      <w:pPr>
        <w:spacing w:after="60"/>
        <w:ind w:left="500" w:hanging="500"/>
        <w:rPr>
          <w:ins w:id="50" w:author="Sigrid Anna Aalberg Vikjord" w:date="2026-10-26T09:00:00Z"/>
        </w:rPr>
      </w:pPr>
      <w:ins w:id="49" w:author="Sigrid Anna Aalberg Vikjord" w:date="2026-10-26T09:00:00Z">
        <w:r>
          <w:rPr>
            <w:sz w:val="20"/>
            <w:szCs w:val="20"/>
          </w:rPr>
          <w:t xml:space="preserve">44.	Vedel-Krogh S, Nielsen SF, Lange P, Vestbo J, Nordestgaard BG. Blood Eosinophils and Exacerbations in Chronic Obstructive Pulmonary Disease. The Copenhagen General Population Study. Am J Respir Crit Care Med. 2016;193(9):965-74.</w:t>
        </w:r>
      </w:ins>
    </w:p>
    <w:p>
      <w:pPr>
        <w:spacing w:after="60"/>
        <w:ind w:left="500" w:hanging="500"/>
        <w:rPr>
          <w:ins w:id="52" w:author="Sigrid Anna Aalberg Vikjord" w:date="2026-10-26T09:00:00Z"/>
        </w:rPr>
      </w:pPr>
      <w:ins w:id="51" w:author="Sigrid Anna Aalberg Vikjord" w:date="2026-10-26T09:00:00Z">
        <w:r>
          <w:rPr>
            <w:sz w:val="20"/>
            <w:szCs w:val="20"/>
          </w:rPr>
          <w:t xml:space="preserve">45.	Pascoe S, Locantore N, Dransfield MT, Barnes NC, Pavord ID. Blood eosinophil counts, exacerbations, and response to the addition of inhaled fluticasone furoate to vilanterol in patients with chronic obstructive pulmonary disease: a secondary analysis of data from two parallel randomised controlled trials. Lancet Respir Med. 2015;3(6):435-42.</w:t>
        </w:r>
      </w:ins>
    </w:p>
    <w:p>
      <w:pPr>
        <w:spacing w:after="60"/>
        <w:ind w:left="500" w:hanging="500"/>
        <w:rPr>
          <w:ins w:id="54" w:author="Sigrid Anna Aalberg Vikjord" w:date="2026-10-26T09:00:00Z"/>
        </w:rPr>
      </w:pPr>
      <w:ins w:id="53" w:author="Sigrid Anna Aalberg Vikjord" w:date="2026-10-26T09:00:00Z">
        <w:r>
          <w:rPr>
            <w:sz w:val="20"/>
            <w:szCs w:val="20"/>
          </w:rPr>
          <w:t xml:space="preserve">46.	Paliogiannis P, Fois AG, Sotgia S, Mangoni AA, Zinellu E, Pirina P, et al. Neutrophil to lymphocyte ratio and clinical outcomes in COPD: recent evidence and future perspectives. Eur Respir Rev. 2018;27(147):170113.</w:t>
        </w:r>
      </w:ins>
    </w:p>
    <w:p>
      <w:pPr>
        <w:spacing w:after="60"/>
        <w:ind w:left="500" w:hanging="500"/>
        <w:rPr>
          <w:ins w:id="56" w:author="Sigrid Anna Aalberg Vikjord" w:date="2026-10-26T09:00:00Z"/>
        </w:rPr>
      </w:pPr>
      <w:ins w:id="55" w:author="Sigrid Anna Aalberg Vikjord" w:date="2026-10-26T09:00:00Z">
        <w:r>
          <w:rPr>
            <w:sz w:val="20"/>
            <w:szCs w:val="20"/>
          </w:rPr>
          <w:t xml:space="preserve">47.	So K, Saferali A, Yun JH, Ryu MH, Schiavi E, Castaldi PJ, et al. Blood cell ratio biomarkers of systemic inflammation in chronic obstructive pulmonary disease. Respir Res. 2026;27(1).</w:t>
        </w:r>
      </w:ins>
    </w:p>
    <w:p>
      <w:pPr>
        <w:spacing w:after="60"/>
        <w:ind w:left="500" w:hanging="500"/>
        <w:rPr>
          <w:ins w:id="58" w:author="Sigrid Anna Aalberg Vikjord" w:date="2026-10-26T09:00:00Z"/>
        </w:rPr>
      </w:pPr>
      <w:ins w:id="57" w:author="Sigrid Anna Aalberg Vikjord" w:date="2026-10-26T09:00:00Z">
        <w:r>
          <w:rPr>
            <w:sz w:val="20"/>
            <w:szCs w:val="20"/>
          </w:rPr>
          <w:t xml:space="preserve">48.	Duman D, Aksoy E, Agca MC, Kocak ND, Ozmen I, Akturk UA, et al. The utility of inflammatory markers to predict readmissions and mortality in COPD cases with or without eosinophilia. Int J Chron Obstruct Pulmon Dis. 2015;10:2469-78.</w:t>
        </w:r>
      </w:ins>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1b3b2f7e16443db1bbb30b1c3841024a6785639.png"/><Relationship Id="rId8" Type="http://schemas.openxmlformats.org/officeDocument/2006/relationships/image" Target="media/c4e17cbe0c3a2ccf2292e8b27dbf522ec76a63c4.png"/><Relationship Id="rId9" Type="http://schemas.openxmlformats.org/officeDocument/2006/relationships/image" Target="media/91c22d6fdb061b61cc80c636e7f427adb127620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2026-10-26T09:06:43.534Z</dcterms:created>
  <dcterms:modified xsi:type="dcterms:W3CDTF">2026-10-26T09:06:43.538Z</dcterms:modified>
</cp:coreProperties>
</file>

<file path=docProps/custom.xml><?xml version="1.0" encoding="utf-8"?>
<Properties xmlns="http://schemas.openxmlformats.org/officeDocument/2006/custom-properties" xmlns:vt="http://schemas.openxmlformats.org/officeDocument/2006/docPropsVTypes"/>
</file>